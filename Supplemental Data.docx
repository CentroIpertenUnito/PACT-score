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E54AA" w14:textId="232A5947" w:rsidR="00722C7B" w:rsidRPr="00722C7B" w:rsidRDefault="00722C7B" w:rsidP="00722C7B">
      <w:pPr>
        <w:pStyle w:val="Corpo"/>
        <w:tabs>
          <w:tab w:val="left" w:pos="5529"/>
        </w:tabs>
        <w:jc w:val="center"/>
        <w:outlineLvl w:val="0"/>
        <w:rPr>
          <w:rFonts w:hAnsi="Times New Roman" w:cs="Times New Roman"/>
          <w:b/>
          <w:bCs/>
          <w:iCs/>
          <w:sz w:val="32"/>
          <w:szCs w:val="32"/>
        </w:rPr>
      </w:pPr>
      <w:bookmarkStart w:id="0" w:name="_Hlk512265707"/>
      <w:r w:rsidRPr="00722C7B">
        <w:rPr>
          <w:rFonts w:hAnsi="Times New Roman" w:cs="Times New Roman"/>
          <w:b/>
          <w:bCs/>
          <w:iCs/>
          <w:sz w:val="32"/>
          <w:szCs w:val="32"/>
        </w:rPr>
        <w:t>SUPPLEMENTA</w:t>
      </w:r>
      <w:r w:rsidR="00D822D1">
        <w:rPr>
          <w:rFonts w:hAnsi="Times New Roman" w:cs="Times New Roman"/>
          <w:b/>
          <w:bCs/>
          <w:iCs/>
          <w:sz w:val="32"/>
          <w:szCs w:val="32"/>
        </w:rPr>
        <w:t>L</w:t>
      </w:r>
      <w:r w:rsidRPr="00722C7B">
        <w:rPr>
          <w:rFonts w:hAnsi="Times New Roman" w:cs="Times New Roman"/>
          <w:b/>
          <w:bCs/>
          <w:iCs/>
          <w:sz w:val="32"/>
          <w:szCs w:val="32"/>
        </w:rPr>
        <w:t xml:space="preserve"> </w:t>
      </w:r>
      <w:r w:rsidR="00D822D1">
        <w:rPr>
          <w:rFonts w:hAnsi="Times New Roman" w:cs="Times New Roman"/>
          <w:b/>
          <w:bCs/>
          <w:iCs/>
          <w:sz w:val="32"/>
          <w:szCs w:val="32"/>
        </w:rPr>
        <w:t>DATA</w:t>
      </w:r>
    </w:p>
    <w:p w14:paraId="1A3E5374" w14:textId="77777777" w:rsidR="00722C7B" w:rsidRPr="00722C7B" w:rsidRDefault="00722C7B" w:rsidP="00722C7B">
      <w:pPr>
        <w:pStyle w:val="Corpo"/>
        <w:tabs>
          <w:tab w:val="left" w:pos="5529"/>
        </w:tabs>
        <w:jc w:val="center"/>
        <w:outlineLvl w:val="0"/>
        <w:rPr>
          <w:rFonts w:hAnsi="Times New Roman" w:cs="Times New Roman"/>
          <w:b/>
          <w:bCs/>
          <w:iCs/>
        </w:rPr>
      </w:pPr>
    </w:p>
    <w:p w14:paraId="79EFEDD7" w14:textId="480B145C" w:rsidR="00722C7B" w:rsidRDefault="00546C76" w:rsidP="00722C7B">
      <w:pPr>
        <w:pStyle w:val="Corpo"/>
        <w:jc w:val="center"/>
        <w:rPr>
          <w:rFonts w:hAnsi="Times New Roman" w:cs="Times New Roman"/>
          <w:b/>
          <w:bCs/>
          <w:sz w:val="28"/>
          <w:szCs w:val="28"/>
        </w:rPr>
      </w:pPr>
      <w:r w:rsidRPr="00546C76">
        <w:rPr>
          <w:rFonts w:hAnsi="Times New Roman" w:cs="Times New Roman"/>
          <w:b/>
          <w:bCs/>
          <w:sz w:val="28"/>
          <w:szCs w:val="28"/>
        </w:rPr>
        <w:t>Development and validation of a prediction score to avoid confirmatory testing in patients with suspected primary aldosteronism.</w:t>
      </w:r>
    </w:p>
    <w:p w14:paraId="6C18EBE7" w14:textId="77777777" w:rsidR="00546C76" w:rsidRPr="00330009" w:rsidRDefault="00546C76" w:rsidP="00722C7B">
      <w:pPr>
        <w:pStyle w:val="Corpo"/>
        <w:jc w:val="center"/>
        <w:rPr>
          <w:rFonts w:hAnsi="Times New Roman" w:cs="Times New Roman"/>
          <w:b/>
          <w:bCs/>
          <w:sz w:val="28"/>
          <w:szCs w:val="28"/>
        </w:rPr>
      </w:pPr>
    </w:p>
    <w:p w14:paraId="79391E8B" w14:textId="1CBC5AF5" w:rsidR="005B7155" w:rsidRDefault="00546C76" w:rsidP="00546C76">
      <w:pPr>
        <w:pStyle w:val="Corpo"/>
        <w:jc w:val="center"/>
        <w:rPr>
          <w:rFonts w:hAnsi="Times New Roman" w:cs="Times New Roman"/>
          <w:lang w:val="it-IT"/>
        </w:rPr>
      </w:pPr>
      <w:r w:rsidRPr="00546C76">
        <w:rPr>
          <w:lang w:val="it-IT"/>
        </w:rPr>
        <w:t>Jacopo Burrello MD</w:t>
      </w:r>
      <w:r w:rsidRPr="00546C76">
        <w:rPr>
          <w:vertAlign w:val="superscript"/>
          <w:lang w:val="it-IT"/>
        </w:rPr>
        <w:t>1*</w:t>
      </w:r>
      <w:r w:rsidRPr="00546C76">
        <w:rPr>
          <w:lang w:val="it-IT"/>
        </w:rPr>
        <w:t xml:space="preserve">, </w:t>
      </w:r>
      <w:r w:rsidRPr="00546C76">
        <w:rPr>
          <w:rFonts w:hAnsi="Times New Roman" w:cs="Times New Roman"/>
          <w:lang w:val="it-IT"/>
        </w:rPr>
        <w:t>Martina Amongero MS</w:t>
      </w:r>
      <w:r w:rsidRPr="00546C76">
        <w:rPr>
          <w:rFonts w:hAnsi="Times New Roman" w:cs="Times New Roman"/>
          <w:vertAlign w:val="superscript"/>
          <w:lang w:val="it-IT"/>
        </w:rPr>
        <w:t>2*</w:t>
      </w:r>
      <w:r w:rsidRPr="00546C76">
        <w:rPr>
          <w:rFonts w:hAnsi="Times New Roman" w:cs="Times New Roman"/>
          <w:lang w:val="it-IT"/>
        </w:rPr>
        <w:t>, Fabrizio Buffolo MD</w:t>
      </w:r>
      <w:r w:rsidRPr="00546C76">
        <w:rPr>
          <w:rFonts w:hAnsi="Times New Roman" w:cs="Times New Roman"/>
          <w:vertAlign w:val="superscript"/>
          <w:lang w:val="it-IT"/>
        </w:rPr>
        <w:t>1</w:t>
      </w:r>
      <w:r w:rsidRPr="00546C76">
        <w:rPr>
          <w:rFonts w:hAnsi="Times New Roman" w:cs="Times New Roman"/>
          <w:lang w:val="it-IT"/>
        </w:rPr>
        <w:t>, Elisa Sconfienza MD</w:t>
      </w:r>
      <w:r w:rsidRPr="00546C76">
        <w:rPr>
          <w:rFonts w:hAnsi="Times New Roman" w:cs="Times New Roman"/>
          <w:vertAlign w:val="superscript"/>
          <w:lang w:val="it-IT"/>
        </w:rPr>
        <w:t>1</w:t>
      </w:r>
      <w:r w:rsidRPr="00546C76">
        <w:rPr>
          <w:rFonts w:hAnsi="Times New Roman" w:cs="Times New Roman"/>
          <w:lang w:val="it-IT"/>
        </w:rPr>
        <w:t>, Vittorio Forestiero MD</w:t>
      </w:r>
      <w:r w:rsidRPr="00546C76">
        <w:rPr>
          <w:rFonts w:hAnsi="Times New Roman" w:cs="Times New Roman"/>
          <w:vertAlign w:val="superscript"/>
          <w:lang w:val="it-IT"/>
        </w:rPr>
        <w:t>1</w:t>
      </w:r>
      <w:r w:rsidRPr="00546C76">
        <w:rPr>
          <w:rFonts w:hAnsi="Times New Roman" w:cs="Times New Roman"/>
          <w:lang w:val="it-IT"/>
        </w:rPr>
        <w:t>, Alessio Burrello MS</w:t>
      </w:r>
      <w:r w:rsidRPr="00546C76">
        <w:rPr>
          <w:rFonts w:hAnsi="Times New Roman" w:cs="Times New Roman"/>
          <w:vertAlign w:val="superscript"/>
          <w:lang w:val="it-IT"/>
        </w:rPr>
        <w:t>3</w:t>
      </w:r>
      <w:r w:rsidRPr="00546C76">
        <w:rPr>
          <w:rFonts w:hAnsi="Times New Roman" w:cs="Times New Roman"/>
          <w:lang w:val="it-IT"/>
        </w:rPr>
        <w:t>, Christian Adolf MD</w:t>
      </w:r>
      <w:r w:rsidRPr="00546C76">
        <w:rPr>
          <w:rFonts w:hAnsi="Times New Roman" w:cs="Times New Roman"/>
          <w:vertAlign w:val="superscript"/>
          <w:lang w:val="it-IT"/>
        </w:rPr>
        <w:t>4</w:t>
      </w:r>
      <w:r w:rsidRPr="00546C76">
        <w:rPr>
          <w:rFonts w:hAnsi="Times New Roman" w:cs="Times New Roman"/>
          <w:lang w:val="it-IT"/>
        </w:rPr>
        <w:t xml:space="preserve">, </w:t>
      </w:r>
      <w:r w:rsidR="002313F9" w:rsidRPr="00EA4E3A">
        <w:rPr>
          <w:rFonts w:hAnsi="Times New Roman" w:cs="Times New Roman"/>
          <w:lang w:val="it-IT"/>
        </w:rPr>
        <w:t>Laura Handgriff</w:t>
      </w:r>
      <w:r w:rsidR="005B7155">
        <w:rPr>
          <w:rFonts w:hAnsi="Times New Roman" w:cs="Times New Roman"/>
          <w:lang w:val="it-IT"/>
        </w:rPr>
        <w:t xml:space="preserve"> MD</w:t>
      </w:r>
      <w:r w:rsidR="005B7155" w:rsidRPr="00977F29">
        <w:rPr>
          <w:rFonts w:hAnsi="Times New Roman" w:cs="Times New Roman"/>
          <w:vertAlign w:val="superscript"/>
          <w:lang w:val="it-IT"/>
        </w:rPr>
        <w:t>4</w:t>
      </w:r>
      <w:r w:rsidR="005B7155">
        <w:rPr>
          <w:rFonts w:hAnsi="Times New Roman" w:cs="Times New Roman"/>
          <w:lang w:val="it-IT"/>
        </w:rPr>
        <w:t xml:space="preserve">, </w:t>
      </w:r>
    </w:p>
    <w:p w14:paraId="381EA8CF" w14:textId="77777777" w:rsidR="005B7155" w:rsidRPr="002313F9" w:rsidRDefault="005B7155" w:rsidP="00546C76">
      <w:pPr>
        <w:pStyle w:val="Corpo"/>
        <w:jc w:val="center"/>
        <w:rPr>
          <w:rFonts w:hAnsi="Times New Roman" w:cs="Times New Roman"/>
        </w:rPr>
      </w:pPr>
      <w:r w:rsidRPr="002313F9">
        <w:rPr>
          <w:rFonts w:hAnsi="Times New Roman" w:cs="Times New Roman"/>
        </w:rPr>
        <w:t>M</w:t>
      </w:r>
      <w:r w:rsidR="00546C76" w:rsidRPr="002313F9">
        <w:rPr>
          <w:rFonts w:hAnsi="Times New Roman" w:cs="Times New Roman"/>
        </w:rPr>
        <w:t>artin Reincke MD</w:t>
      </w:r>
      <w:r w:rsidR="00546C76" w:rsidRPr="002313F9">
        <w:rPr>
          <w:rFonts w:hAnsi="Times New Roman" w:cs="Times New Roman"/>
          <w:vertAlign w:val="superscript"/>
        </w:rPr>
        <w:t>4</w:t>
      </w:r>
      <w:r w:rsidR="00546C76" w:rsidRPr="002313F9">
        <w:rPr>
          <w:rFonts w:hAnsi="Times New Roman" w:cs="Times New Roman"/>
        </w:rPr>
        <w:t>, Franco Veglio MD</w:t>
      </w:r>
      <w:r w:rsidR="00546C76" w:rsidRPr="002313F9">
        <w:rPr>
          <w:rFonts w:hAnsi="Times New Roman" w:cs="Times New Roman"/>
          <w:vertAlign w:val="superscript"/>
        </w:rPr>
        <w:t>1</w:t>
      </w:r>
      <w:r w:rsidR="00546C76" w:rsidRPr="002313F9">
        <w:rPr>
          <w:rFonts w:hAnsi="Times New Roman" w:cs="Times New Roman"/>
        </w:rPr>
        <w:t>, Tracy Ann Williams PhD</w:t>
      </w:r>
      <w:r w:rsidR="00546C76" w:rsidRPr="002313F9">
        <w:rPr>
          <w:rFonts w:hAnsi="Times New Roman" w:cs="Times New Roman"/>
          <w:vertAlign w:val="superscript"/>
        </w:rPr>
        <w:t>1,4</w:t>
      </w:r>
      <w:r w:rsidR="00546C76" w:rsidRPr="002313F9">
        <w:rPr>
          <w:rFonts w:hAnsi="Times New Roman" w:cs="Times New Roman"/>
        </w:rPr>
        <w:t xml:space="preserve">, </w:t>
      </w:r>
    </w:p>
    <w:p w14:paraId="1B60E598" w14:textId="7DBCA390" w:rsidR="000747E5" w:rsidRPr="00546C76" w:rsidRDefault="00546C76" w:rsidP="00546C76">
      <w:pPr>
        <w:pStyle w:val="Corpo"/>
        <w:jc w:val="center"/>
        <w:rPr>
          <w:rFonts w:hAnsi="Times New Roman" w:cs="Times New Roman"/>
          <w:lang w:val="it-IT"/>
        </w:rPr>
      </w:pPr>
      <w:r w:rsidRPr="00546C76">
        <w:rPr>
          <w:rFonts w:hAnsi="Times New Roman" w:cs="Times New Roman"/>
          <w:lang w:val="it-IT"/>
        </w:rPr>
        <w:t xml:space="preserve">Silvia Monticone </w:t>
      </w:r>
      <w:r w:rsidR="00C57FC3">
        <w:rPr>
          <w:rFonts w:hAnsi="Times New Roman" w:cs="Times New Roman"/>
          <w:lang w:val="it-IT"/>
        </w:rPr>
        <w:t xml:space="preserve">MD, </w:t>
      </w:r>
      <w:r w:rsidRPr="00546C76">
        <w:rPr>
          <w:rFonts w:hAnsi="Times New Roman" w:cs="Times New Roman"/>
          <w:lang w:val="it-IT"/>
        </w:rPr>
        <w:t>PhD</w:t>
      </w:r>
      <w:r w:rsidRPr="00546C76">
        <w:rPr>
          <w:rFonts w:hAnsi="Times New Roman" w:cs="Times New Roman"/>
          <w:vertAlign w:val="superscript"/>
          <w:lang w:val="it-IT"/>
        </w:rPr>
        <w:t>1#</w:t>
      </w:r>
      <w:r w:rsidRPr="00546C76">
        <w:rPr>
          <w:rFonts w:hAnsi="Times New Roman" w:cs="Times New Roman"/>
          <w:lang w:val="it-IT"/>
        </w:rPr>
        <w:t>, Paolo Mulatero MD</w:t>
      </w:r>
      <w:r w:rsidRPr="00546C76">
        <w:rPr>
          <w:rFonts w:hAnsi="Times New Roman" w:cs="Times New Roman"/>
          <w:vertAlign w:val="superscript"/>
          <w:lang w:val="it-IT"/>
        </w:rPr>
        <w:t>1#</w:t>
      </w:r>
      <w:r w:rsidRPr="00546C76">
        <w:rPr>
          <w:rFonts w:hAnsi="Times New Roman" w:cs="Times New Roman"/>
          <w:lang w:val="it-IT"/>
        </w:rPr>
        <w:t>.</w:t>
      </w:r>
    </w:p>
    <w:p w14:paraId="6F54C6BE" w14:textId="77777777" w:rsidR="000747E5" w:rsidRPr="00546C76" w:rsidRDefault="000747E5" w:rsidP="000747E5">
      <w:pPr>
        <w:pStyle w:val="Corpo"/>
        <w:rPr>
          <w:rFonts w:hAnsi="Times New Roman" w:cs="Times New Roman"/>
          <w:lang w:val="it-IT"/>
        </w:rPr>
      </w:pPr>
    </w:p>
    <w:p w14:paraId="0A81E809" w14:textId="77777777" w:rsidR="00546C76" w:rsidRPr="00546C76" w:rsidRDefault="00546C76" w:rsidP="00546C76">
      <w:pPr>
        <w:pStyle w:val="Corpo"/>
        <w:rPr>
          <w:rFonts w:hAnsi="Times New Roman" w:cs="Times New Roman"/>
          <w:lang w:val="en-GB"/>
        </w:rPr>
      </w:pPr>
      <w:r w:rsidRPr="00546C76">
        <w:rPr>
          <w:rFonts w:hAnsi="Times New Roman" w:cs="Times New Roman"/>
          <w:lang w:val="en-GB"/>
        </w:rPr>
        <w:t xml:space="preserve">(1)  Division of Internal Medicine and Hypertension, Department of Medical Sciences, University of Torino, Italy. (2) </w:t>
      </w:r>
      <w:r w:rsidRPr="00546C76">
        <w:rPr>
          <w:rFonts w:hAnsi="Times New Roman" w:cs="Times New Roman"/>
        </w:rPr>
        <w:t xml:space="preserve">Department of Mathematical Sciences G. L. Lagrange, Polytechnic University of Torino, Italy. (3) </w:t>
      </w:r>
      <w:r w:rsidRPr="00546C76">
        <w:rPr>
          <w:rFonts w:hAnsi="Times New Roman" w:cs="Times New Roman"/>
          <w:lang w:val="en-GB"/>
        </w:rPr>
        <w:t>Department of Electrical, Electronic and Information Engineering "Guglielmo Marconi" (DEI), University of Bologna, Italy. (4) Medizinische Klinik und Poliklinik IV, Klinikum der Universität, Ludwig-Maximilians-Universität München, Munich, Germany.</w:t>
      </w:r>
    </w:p>
    <w:p w14:paraId="70559E43" w14:textId="77777777" w:rsidR="00546C76" w:rsidRPr="00546C76" w:rsidRDefault="00546C76" w:rsidP="00546C76">
      <w:pPr>
        <w:pStyle w:val="Corpo"/>
        <w:rPr>
          <w:rFonts w:hAnsi="Times New Roman" w:cs="Times New Roman"/>
          <w:lang w:val="en-GB"/>
        </w:rPr>
      </w:pPr>
    </w:p>
    <w:p w14:paraId="34AF6275" w14:textId="6B31CB6A" w:rsidR="00546C76" w:rsidRPr="00546C76" w:rsidRDefault="00546C76" w:rsidP="00546C76">
      <w:pPr>
        <w:pStyle w:val="Corpo"/>
        <w:rPr>
          <w:rFonts w:hAnsi="Times New Roman" w:cs="Times New Roman"/>
          <w:lang w:val="en-GB"/>
        </w:rPr>
      </w:pPr>
      <w:r w:rsidRPr="00546C76">
        <w:rPr>
          <w:rFonts w:hAnsi="Times New Roman" w:cs="Times New Roman"/>
          <w:lang w:val="en-GB"/>
        </w:rPr>
        <w:t>* Contributed equally and should be considered as joint first authors.</w:t>
      </w:r>
    </w:p>
    <w:p w14:paraId="4760FD64" w14:textId="77777777" w:rsidR="00546C76" w:rsidRPr="00546C76" w:rsidRDefault="00546C76" w:rsidP="00546C76">
      <w:pPr>
        <w:pStyle w:val="Corpo"/>
        <w:rPr>
          <w:rFonts w:hAnsi="Times New Roman" w:cs="Times New Roman"/>
          <w:lang w:val="en-GB"/>
        </w:rPr>
      </w:pPr>
      <w:r w:rsidRPr="00546C76">
        <w:rPr>
          <w:rFonts w:hAnsi="Times New Roman" w:cs="Times New Roman"/>
          <w:vertAlign w:val="superscript"/>
          <w:lang w:val="en-GB"/>
        </w:rPr>
        <w:t>#</w:t>
      </w:r>
      <w:r w:rsidRPr="00546C76">
        <w:rPr>
          <w:rFonts w:hAnsi="Times New Roman" w:cs="Times New Roman"/>
          <w:lang w:val="en-GB"/>
        </w:rPr>
        <w:t xml:space="preserve"> Contributed equally and should be considered as joint last authors.</w:t>
      </w:r>
    </w:p>
    <w:p w14:paraId="304F0CCF" w14:textId="47F4768F" w:rsidR="00B86482" w:rsidRPr="00546C76" w:rsidRDefault="00B86482" w:rsidP="00722C7B">
      <w:pPr>
        <w:pStyle w:val="Corpo"/>
        <w:jc w:val="both"/>
        <w:rPr>
          <w:rFonts w:hAnsi="Times New Roman" w:cs="Times New Roman"/>
          <w:vertAlign w:val="superscript"/>
        </w:rPr>
      </w:pPr>
    </w:p>
    <w:p w14:paraId="08752079" w14:textId="77777777" w:rsidR="00E33B15" w:rsidRPr="00546C76" w:rsidRDefault="00E33B15" w:rsidP="00722C7B">
      <w:pPr>
        <w:pStyle w:val="Corpo"/>
        <w:jc w:val="both"/>
        <w:rPr>
          <w:rFonts w:hAnsi="Times New Roman" w:cs="Times New Roman"/>
        </w:rPr>
      </w:pPr>
    </w:p>
    <w:p w14:paraId="77D48DFA" w14:textId="77777777" w:rsidR="007E53EE" w:rsidRPr="00B20357" w:rsidRDefault="007E53EE" w:rsidP="007E53EE">
      <w:pPr>
        <w:pStyle w:val="Corpo"/>
        <w:spacing w:line="480" w:lineRule="auto"/>
        <w:jc w:val="both"/>
        <w:rPr>
          <w:rFonts w:hAnsi="Times New Roman" w:cs="Times New Roman"/>
        </w:rPr>
      </w:pPr>
    </w:p>
    <w:bookmarkEnd w:id="0"/>
    <w:p w14:paraId="57EA2F68" w14:textId="77777777" w:rsidR="004D5FFA" w:rsidRDefault="004D5FFA" w:rsidP="00D17FC6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  <w:iCs/>
        </w:rPr>
      </w:pPr>
    </w:p>
    <w:p w14:paraId="71415514" w14:textId="77777777" w:rsidR="00722C7B" w:rsidRDefault="00722C7B" w:rsidP="00D17FC6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  <w:iCs/>
        </w:rPr>
      </w:pPr>
    </w:p>
    <w:p w14:paraId="40BBC316" w14:textId="76A28353" w:rsidR="00722C7B" w:rsidDel="0045208A" w:rsidRDefault="00722C7B" w:rsidP="00D17FC6">
      <w:pPr>
        <w:pStyle w:val="Corpo"/>
        <w:tabs>
          <w:tab w:val="left" w:pos="5529"/>
        </w:tabs>
        <w:spacing w:line="480" w:lineRule="auto"/>
        <w:jc w:val="both"/>
        <w:outlineLvl w:val="0"/>
        <w:rPr>
          <w:del w:id="1" w:author="Jacopo Burrello" w:date="2020-09-08T12:40:00Z"/>
          <w:rFonts w:hAnsi="Times New Roman" w:cs="Times New Roman"/>
          <w:b/>
          <w:bCs/>
          <w:iCs/>
        </w:rPr>
      </w:pPr>
    </w:p>
    <w:p w14:paraId="436A1A61" w14:textId="77777777" w:rsidR="00722C7B" w:rsidRDefault="00722C7B" w:rsidP="00D17FC6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  <w:iCs/>
        </w:rPr>
      </w:pPr>
    </w:p>
    <w:p w14:paraId="742DD295" w14:textId="5882E3C3" w:rsidR="001F024D" w:rsidRDefault="001F024D" w:rsidP="00D17FC6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  <w:iCs/>
        </w:rPr>
      </w:pPr>
      <w:r>
        <w:rPr>
          <w:rFonts w:hAnsi="Times New Roman" w:cs="Times New Roman"/>
          <w:b/>
          <w:bCs/>
          <w:iCs/>
        </w:rPr>
        <w:t>Summary</w:t>
      </w:r>
    </w:p>
    <w:p w14:paraId="2AA014BB" w14:textId="0B5F25F9" w:rsidR="00FF2F03" w:rsidRDefault="00FF2F03" w:rsidP="00BB0578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FF2F03">
        <w:rPr>
          <w:rFonts w:hAnsi="Times New Roman" w:cs="Times New Roman"/>
          <w:bCs/>
          <w:iCs/>
        </w:rPr>
        <w:t xml:space="preserve">Table </w:t>
      </w:r>
      <w:r>
        <w:rPr>
          <w:rFonts w:hAnsi="Times New Roman" w:cs="Times New Roman"/>
          <w:bCs/>
          <w:iCs/>
        </w:rPr>
        <w:t>S</w:t>
      </w:r>
      <w:r w:rsidRPr="00FF2F03">
        <w:rPr>
          <w:rFonts w:hAnsi="Times New Roman" w:cs="Times New Roman"/>
          <w:bCs/>
          <w:iCs/>
        </w:rPr>
        <w:t>1</w:t>
      </w:r>
      <w:r w:rsidR="00143E58">
        <w:rPr>
          <w:rFonts w:hAnsi="Times New Roman" w:cs="Times New Roman"/>
          <w:bCs/>
          <w:iCs/>
        </w:rPr>
        <w:t>.</w:t>
      </w:r>
      <w:r w:rsidRPr="00FF2F03">
        <w:rPr>
          <w:rFonts w:hAnsi="Times New Roman" w:cs="Times New Roman"/>
          <w:bCs/>
          <w:iCs/>
        </w:rPr>
        <w:t xml:space="preserve"> Patient Characteristics of Study Cohort</w:t>
      </w:r>
      <w:r>
        <w:rPr>
          <w:rFonts w:hAnsi="Times New Roman" w:cs="Times New Roman"/>
          <w:bCs/>
          <w:iCs/>
        </w:rPr>
        <w:t xml:space="preserve">: </w:t>
      </w:r>
      <w:r w:rsidR="002436BA">
        <w:rPr>
          <w:rFonts w:hAnsi="Times New Roman" w:cs="Times New Roman"/>
          <w:bCs/>
          <w:iCs/>
        </w:rPr>
        <w:t>U</w:t>
      </w:r>
      <w:r>
        <w:rPr>
          <w:rFonts w:hAnsi="Times New Roman" w:cs="Times New Roman"/>
          <w:bCs/>
          <w:iCs/>
        </w:rPr>
        <w:t>nivariate</w:t>
      </w:r>
      <w:r w:rsidR="007A7C68" w:rsidRPr="007A7C68">
        <w:rPr>
          <w:rFonts w:hAnsi="Times New Roman" w:cs="Times New Roman"/>
          <w:bCs/>
          <w:iCs/>
        </w:rPr>
        <w:t xml:space="preserve"> </w:t>
      </w:r>
      <w:r w:rsidR="007A7C68">
        <w:rPr>
          <w:rFonts w:hAnsi="Times New Roman" w:cs="Times New Roman"/>
          <w:bCs/>
          <w:iCs/>
        </w:rPr>
        <w:t>Regression</w:t>
      </w:r>
      <w:r>
        <w:rPr>
          <w:rFonts w:hAnsi="Times New Roman" w:cs="Times New Roman"/>
          <w:bCs/>
          <w:iCs/>
        </w:rPr>
        <w:t xml:space="preserve"> </w:t>
      </w:r>
      <w:r w:rsidR="002436BA">
        <w:rPr>
          <w:rFonts w:hAnsi="Times New Roman" w:cs="Times New Roman"/>
          <w:bCs/>
          <w:iCs/>
        </w:rPr>
        <w:t>A</w:t>
      </w:r>
      <w:r>
        <w:rPr>
          <w:rFonts w:hAnsi="Times New Roman" w:cs="Times New Roman"/>
          <w:bCs/>
          <w:iCs/>
        </w:rPr>
        <w:t>nalysis</w:t>
      </w:r>
    </w:p>
    <w:p w14:paraId="5C91A460" w14:textId="3BC1627B" w:rsidR="002436BA" w:rsidRDefault="002436BA" w:rsidP="00BB0578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2436BA">
        <w:rPr>
          <w:rFonts w:hAnsi="Times New Roman" w:cs="Times New Roman"/>
          <w:bCs/>
          <w:iCs/>
        </w:rPr>
        <w:t>Table S2</w:t>
      </w:r>
      <w:r w:rsidR="00143E58">
        <w:rPr>
          <w:rFonts w:hAnsi="Times New Roman" w:cs="Times New Roman"/>
          <w:bCs/>
          <w:iCs/>
        </w:rPr>
        <w:t>.</w:t>
      </w:r>
      <w:r w:rsidRPr="002436BA">
        <w:rPr>
          <w:rFonts w:hAnsi="Times New Roman" w:cs="Times New Roman"/>
          <w:bCs/>
          <w:iCs/>
        </w:rPr>
        <w:t xml:space="preserve"> </w:t>
      </w:r>
      <w:r w:rsidR="007A7C68" w:rsidRPr="00FF2F03">
        <w:rPr>
          <w:rFonts w:hAnsi="Times New Roman" w:cs="Times New Roman"/>
          <w:bCs/>
          <w:iCs/>
        </w:rPr>
        <w:t>Patient Characteristics of Study Cohort</w:t>
      </w:r>
      <w:r w:rsidR="007A7C68">
        <w:rPr>
          <w:rFonts w:hAnsi="Times New Roman" w:cs="Times New Roman"/>
          <w:bCs/>
          <w:iCs/>
        </w:rPr>
        <w:t>: Multivariate Regression Analysis</w:t>
      </w:r>
    </w:p>
    <w:p w14:paraId="7B0555FE" w14:textId="6CCC1848" w:rsidR="00516CD9" w:rsidRDefault="00516CD9" w:rsidP="00BB0578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516CD9">
        <w:rPr>
          <w:rFonts w:hAnsi="Times New Roman" w:cs="Times New Roman"/>
          <w:bCs/>
          <w:iCs/>
        </w:rPr>
        <w:t>Table S</w:t>
      </w:r>
      <w:r w:rsidR="00F60803">
        <w:rPr>
          <w:rFonts w:hAnsi="Times New Roman" w:cs="Times New Roman"/>
          <w:bCs/>
          <w:iCs/>
        </w:rPr>
        <w:t>3</w:t>
      </w:r>
      <w:r w:rsidR="00143E58">
        <w:rPr>
          <w:rFonts w:hAnsi="Times New Roman" w:cs="Times New Roman"/>
          <w:bCs/>
          <w:iCs/>
        </w:rPr>
        <w:t>.</w:t>
      </w:r>
      <w:r w:rsidRPr="00516CD9">
        <w:rPr>
          <w:rFonts w:hAnsi="Times New Roman" w:cs="Times New Roman"/>
          <w:bCs/>
          <w:iCs/>
        </w:rPr>
        <w:t xml:space="preserve"> </w:t>
      </w:r>
      <w:r w:rsidR="00F43A2B">
        <w:rPr>
          <w:rFonts w:hAnsi="Times New Roman" w:cs="Times New Roman"/>
          <w:bCs/>
          <w:iCs/>
        </w:rPr>
        <w:t xml:space="preserve">Characteristics of </w:t>
      </w:r>
      <w:r w:rsidR="009B11C2">
        <w:rPr>
          <w:rFonts w:hAnsi="Times New Roman" w:cs="Times New Roman"/>
          <w:bCs/>
          <w:iCs/>
        </w:rPr>
        <w:t xml:space="preserve">Training </w:t>
      </w:r>
      <w:r w:rsidR="009B11C2" w:rsidRPr="00F43A2B">
        <w:rPr>
          <w:rFonts w:hAnsi="Times New Roman" w:cs="Times New Roman"/>
          <w:bCs/>
          <w:i/>
        </w:rPr>
        <w:t>v</w:t>
      </w:r>
      <w:r w:rsidR="00F43A2B" w:rsidRPr="00F43A2B">
        <w:rPr>
          <w:rFonts w:hAnsi="Times New Roman" w:cs="Times New Roman"/>
          <w:bCs/>
          <w:i/>
        </w:rPr>
        <w:t>ersus</w:t>
      </w:r>
      <w:r w:rsidR="009B11C2">
        <w:rPr>
          <w:rFonts w:hAnsi="Times New Roman" w:cs="Times New Roman"/>
          <w:bCs/>
          <w:iCs/>
        </w:rPr>
        <w:t xml:space="preserve"> </w:t>
      </w:r>
      <w:r w:rsidR="00C25A9C">
        <w:rPr>
          <w:rFonts w:hAnsi="Times New Roman" w:cs="Times New Roman"/>
          <w:bCs/>
          <w:iCs/>
        </w:rPr>
        <w:t xml:space="preserve">Internal </w:t>
      </w:r>
      <w:r w:rsidR="009B11C2">
        <w:rPr>
          <w:rFonts w:hAnsi="Times New Roman" w:cs="Times New Roman"/>
          <w:bCs/>
          <w:iCs/>
        </w:rPr>
        <w:t>Validation cohort</w:t>
      </w:r>
    </w:p>
    <w:p w14:paraId="322CF770" w14:textId="2CD2F1B3" w:rsidR="00C25A9C" w:rsidRDefault="00C25A9C" w:rsidP="00C25A9C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516CD9">
        <w:rPr>
          <w:rFonts w:hAnsi="Times New Roman" w:cs="Times New Roman"/>
          <w:bCs/>
          <w:iCs/>
        </w:rPr>
        <w:t>Table S</w:t>
      </w:r>
      <w:r>
        <w:rPr>
          <w:rFonts w:hAnsi="Times New Roman" w:cs="Times New Roman"/>
          <w:bCs/>
          <w:iCs/>
        </w:rPr>
        <w:t>4.</w:t>
      </w:r>
      <w:r w:rsidRPr="00516CD9">
        <w:rPr>
          <w:rFonts w:hAnsi="Times New Roman" w:cs="Times New Roman"/>
          <w:bCs/>
          <w:iCs/>
        </w:rPr>
        <w:t xml:space="preserve"> </w:t>
      </w:r>
      <w:r>
        <w:rPr>
          <w:rFonts w:hAnsi="Times New Roman" w:cs="Times New Roman"/>
          <w:bCs/>
          <w:iCs/>
        </w:rPr>
        <w:t xml:space="preserve">Characteristics of Developmental </w:t>
      </w:r>
      <w:r w:rsidRPr="00F43A2B">
        <w:rPr>
          <w:rFonts w:hAnsi="Times New Roman" w:cs="Times New Roman"/>
          <w:bCs/>
          <w:i/>
        </w:rPr>
        <w:t>versus</w:t>
      </w:r>
      <w:r>
        <w:rPr>
          <w:rFonts w:hAnsi="Times New Roman" w:cs="Times New Roman"/>
          <w:bCs/>
          <w:iCs/>
        </w:rPr>
        <w:t xml:space="preserve"> Validation cohort</w:t>
      </w:r>
    </w:p>
    <w:p w14:paraId="155EB158" w14:textId="77777777" w:rsidR="00DC2790" w:rsidRPr="00DC2790" w:rsidRDefault="00DC2790" w:rsidP="00DC2790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</w:rPr>
      </w:pPr>
      <w:r w:rsidRPr="00DC2790">
        <w:rPr>
          <w:rFonts w:hAnsi="Times New Roman" w:cs="Times New Roman"/>
        </w:rPr>
        <w:t>Table S5. Diagnostic performance of machine learning based models</w:t>
      </w:r>
    </w:p>
    <w:p w14:paraId="14AAD18F" w14:textId="0D84B153" w:rsidR="0043115A" w:rsidRDefault="0043115A" w:rsidP="0043115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516CD9">
        <w:rPr>
          <w:rFonts w:hAnsi="Times New Roman" w:cs="Times New Roman"/>
          <w:bCs/>
          <w:iCs/>
        </w:rPr>
        <w:t>Table S</w:t>
      </w:r>
      <w:r w:rsidR="00DC2790">
        <w:rPr>
          <w:rFonts w:hAnsi="Times New Roman" w:cs="Times New Roman"/>
          <w:bCs/>
          <w:iCs/>
        </w:rPr>
        <w:t>6</w:t>
      </w:r>
      <w:r w:rsidR="00143E58">
        <w:rPr>
          <w:rFonts w:hAnsi="Times New Roman" w:cs="Times New Roman"/>
          <w:bCs/>
          <w:iCs/>
        </w:rPr>
        <w:t>.</w:t>
      </w:r>
      <w:r w:rsidRPr="00516CD9">
        <w:rPr>
          <w:rFonts w:hAnsi="Times New Roman" w:cs="Times New Roman"/>
          <w:bCs/>
          <w:iCs/>
        </w:rPr>
        <w:t xml:space="preserve"> Score development and validation</w:t>
      </w:r>
      <w:r>
        <w:rPr>
          <w:rFonts w:hAnsi="Times New Roman" w:cs="Times New Roman"/>
          <w:bCs/>
          <w:iCs/>
        </w:rPr>
        <w:t>: optimization of sensitivity and specificity</w:t>
      </w:r>
    </w:p>
    <w:p w14:paraId="1D1F7CBE" w14:textId="54EC78C6" w:rsidR="009B11C2" w:rsidRDefault="009B11C2" w:rsidP="0043115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9B11C2">
        <w:rPr>
          <w:rFonts w:hAnsi="Times New Roman" w:cs="Times New Roman"/>
          <w:bCs/>
          <w:iCs/>
        </w:rPr>
        <w:t>Table S</w:t>
      </w:r>
      <w:r w:rsidR="00DC2790">
        <w:rPr>
          <w:rFonts w:hAnsi="Times New Roman" w:cs="Times New Roman"/>
          <w:bCs/>
          <w:iCs/>
        </w:rPr>
        <w:t>7</w:t>
      </w:r>
      <w:r w:rsidR="00143E58">
        <w:rPr>
          <w:rFonts w:hAnsi="Times New Roman" w:cs="Times New Roman"/>
          <w:bCs/>
          <w:iCs/>
        </w:rPr>
        <w:t>.</w:t>
      </w:r>
      <w:r w:rsidRPr="009B11C2">
        <w:rPr>
          <w:rFonts w:hAnsi="Times New Roman" w:cs="Times New Roman"/>
          <w:bCs/>
          <w:iCs/>
        </w:rPr>
        <w:t xml:space="preserve"> </w:t>
      </w:r>
      <w:r w:rsidR="00B17529" w:rsidRPr="00B17529">
        <w:rPr>
          <w:rFonts w:hAnsi="Times New Roman" w:cs="Times New Roman"/>
          <w:bCs/>
          <w:iCs/>
        </w:rPr>
        <w:t xml:space="preserve">Distribution of PA patients according to </w:t>
      </w:r>
      <w:r w:rsidR="00BA01BD">
        <w:rPr>
          <w:rFonts w:hAnsi="Times New Roman" w:cs="Times New Roman"/>
          <w:bCs/>
          <w:iCs/>
        </w:rPr>
        <w:t>the</w:t>
      </w:r>
      <w:r w:rsidR="00B17529" w:rsidRPr="00B17529">
        <w:rPr>
          <w:rFonts w:hAnsi="Times New Roman" w:cs="Times New Roman"/>
          <w:bCs/>
          <w:iCs/>
        </w:rPr>
        <w:t xml:space="preserve"> score</w:t>
      </w:r>
    </w:p>
    <w:p w14:paraId="50F672F3" w14:textId="1EA84E95" w:rsidR="00ED157D" w:rsidRDefault="006E04AA" w:rsidP="0043115A">
      <w:pPr>
        <w:pStyle w:val="Corpo"/>
        <w:tabs>
          <w:tab w:val="left" w:pos="5529"/>
        </w:tabs>
        <w:spacing w:line="480" w:lineRule="auto"/>
        <w:jc w:val="both"/>
        <w:outlineLvl w:val="0"/>
        <w:rPr>
          <w:ins w:id="2" w:author="Jacopo Burrello" w:date="2020-09-08T12:35:00Z"/>
          <w:rFonts w:hAnsi="Times New Roman" w:cs="Times New Roman"/>
          <w:bCs/>
          <w:iCs/>
        </w:rPr>
      </w:pPr>
      <w:r>
        <w:rPr>
          <w:rFonts w:hAnsi="Times New Roman" w:cs="Times New Roman"/>
          <w:bCs/>
          <w:iCs/>
        </w:rPr>
        <w:t>Figure S</w:t>
      </w:r>
      <w:ins w:id="3" w:author="Jacopo Burrello" w:date="2020-09-08T12:35:00Z">
        <w:r w:rsidR="00ED157D">
          <w:rPr>
            <w:rFonts w:hAnsi="Times New Roman" w:cs="Times New Roman"/>
            <w:bCs/>
            <w:iCs/>
          </w:rPr>
          <w:t xml:space="preserve">1. </w:t>
        </w:r>
      </w:ins>
      <w:ins w:id="4" w:author="Jacopo Burrello" w:date="2020-09-08T12:36:00Z">
        <w:r w:rsidR="00ED157D">
          <w:rPr>
            <w:rFonts w:hAnsi="Times New Roman" w:cs="Times New Roman"/>
            <w:bCs/>
            <w:iCs/>
          </w:rPr>
          <w:t>Diagnostic modelling</w:t>
        </w:r>
      </w:ins>
    </w:p>
    <w:p w14:paraId="41B7AA03" w14:textId="79A2C9AD" w:rsidR="006E04AA" w:rsidRDefault="00ED157D" w:rsidP="0043115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ins w:id="5" w:author="Jacopo Burrello" w:date="2020-09-08T12:35:00Z">
        <w:r>
          <w:rPr>
            <w:rFonts w:hAnsi="Times New Roman" w:cs="Times New Roman"/>
            <w:bCs/>
            <w:iCs/>
          </w:rPr>
          <w:t xml:space="preserve">Figure </w:t>
        </w:r>
      </w:ins>
      <w:del w:id="6" w:author="Jacopo Burrello" w:date="2020-09-08T12:35:00Z">
        <w:r w:rsidR="006E04AA" w:rsidDel="00ED157D">
          <w:rPr>
            <w:rFonts w:hAnsi="Times New Roman" w:cs="Times New Roman"/>
            <w:bCs/>
            <w:iCs/>
          </w:rPr>
          <w:delText>1</w:delText>
        </w:r>
      </w:del>
      <w:ins w:id="7" w:author="Jacopo Burrello" w:date="2020-09-08T12:35:00Z">
        <w:r>
          <w:rPr>
            <w:rFonts w:hAnsi="Times New Roman" w:cs="Times New Roman"/>
            <w:bCs/>
            <w:iCs/>
          </w:rPr>
          <w:t>S2</w:t>
        </w:r>
      </w:ins>
      <w:r w:rsidR="006E04AA">
        <w:rPr>
          <w:rFonts w:hAnsi="Times New Roman" w:cs="Times New Roman"/>
          <w:bCs/>
          <w:iCs/>
        </w:rPr>
        <w:t>. Flow chart for the management of PA patients</w:t>
      </w:r>
    </w:p>
    <w:p w14:paraId="63B087C2" w14:textId="77777777" w:rsidR="008E2F97" w:rsidRDefault="008E2F97">
      <w:pPr>
        <w:rPr>
          <w:rFonts w:eastAsia="Arial Unicode MS"/>
          <w:b/>
          <w:bCs/>
          <w:i/>
          <w:iCs/>
          <w:color w:val="000000"/>
          <w:u w:color="000000"/>
          <w:bdr w:val="nil"/>
          <w:lang w:val="en-US" w:eastAsia="en-US"/>
        </w:rPr>
      </w:pPr>
      <w:r w:rsidRPr="00CE7877">
        <w:rPr>
          <w:b/>
          <w:bCs/>
          <w:i/>
          <w:iCs/>
          <w:lang w:val="en-US"/>
        </w:rPr>
        <w:br w:type="page"/>
      </w:r>
    </w:p>
    <w:p w14:paraId="63C109B1" w14:textId="08C01DD9" w:rsidR="00245D0F" w:rsidRDefault="00245D0F" w:rsidP="0089621A">
      <w:pPr>
        <w:pStyle w:val="Corpo"/>
        <w:spacing w:line="480" w:lineRule="auto"/>
        <w:jc w:val="both"/>
        <w:rPr>
          <w:rFonts w:hAnsi="Times New Roman" w:cs="Times New Roman"/>
          <w:b/>
          <w:bCs/>
          <w:i/>
          <w:iCs/>
        </w:rPr>
        <w:sectPr w:rsidR="00245D0F" w:rsidSect="00EC654A">
          <w:footerReference w:type="even" r:id="rId8"/>
          <w:footerReference w:type="default" r:id="rId9"/>
          <w:pgSz w:w="11900" w:h="16840"/>
          <w:pgMar w:top="1416" w:right="1410" w:bottom="851" w:left="993" w:header="708" w:footer="708" w:gutter="0"/>
          <w:cols w:space="720"/>
        </w:sectPr>
      </w:pPr>
    </w:p>
    <w:p w14:paraId="2BE8D7C4" w14:textId="07F3D556" w:rsidR="0027456A" w:rsidRP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S1. Patient Characteristics of Study Cohort: Univariate Regression Analysis</w:t>
      </w:r>
    </w:p>
    <w:tbl>
      <w:tblPr>
        <w:tblStyle w:val="Grigliatabellachiara"/>
        <w:tblW w:w="8076" w:type="dxa"/>
        <w:tblLook w:val="04A0" w:firstRow="1" w:lastRow="0" w:firstColumn="1" w:lastColumn="0" w:noHBand="0" w:noVBand="1"/>
      </w:tblPr>
      <w:tblGrid>
        <w:gridCol w:w="3823"/>
        <w:gridCol w:w="2694"/>
        <w:gridCol w:w="1559"/>
      </w:tblGrid>
      <w:tr w:rsidR="00987D4A" w:rsidRPr="00AE650F" w14:paraId="76CA289B" w14:textId="77777777" w:rsidTr="008D45DE">
        <w:trPr>
          <w:trHeight w:val="459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17163E2C" w14:textId="77777777" w:rsidR="00987D4A" w:rsidRPr="00AE650F" w:rsidRDefault="00987D4A" w:rsidP="0000514F">
            <w:pPr>
              <w:rPr>
                <w:rFonts w:ascii="Times New Roman" w:hAnsi="Times New Roman" w:cs="Times New Roman"/>
                <w:b/>
              </w:rPr>
            </w:pPr>
            <w:r w:rsidRPr="00AE650F">
              <w:rPr>
                <w:rFonts w:ascii="Times New Roman" w:hAnsi="Times New Roman" w:cs="Times New Roman"/>
                <w:b/>
              </w:rPr>
              <w:t xml:space="preserve">Variable (ref. </w:t>
            </w:r>
            <w:r>
              <w:rPr>
                <w:rFonts w:ascii="Times New Roman" w:hAnsi="Times New Roman" w:cs="Times New Roman"/>
                <w:b/>
              </w:rPr>
              <w:t>PA confirmed</w:t>
            </w:r>
            <w:r w:rsidRPr="00AE650F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2694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B5BE338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E650F">
              <w:rPr>
                <w:rFonts w:ascii="Times New Roman" w:hAnsi="Times New Roman" w:cs="Times New Roman"/>
                <w:b/>
              </w:rPr>
              <w:t>OR (C</w:t>
            </w:r>
            <w:r>
              <w:rPr>
                <w:rFonts w:ascii="Times New Roman" w:hAnsi="Times New Roman" w:cs="Times New Roman"/>
                <w:b/>
              </w:rPr>
              <w:t>I</w:t>
            </w:r>
            <w:r w:rsidRPr="00AE650F">
              <w:rPr>
                <w:rFonts w:ascii="Times New Roman" w:hAnsi="Times New Roman" w:cs="Times New Roman"/>
                <w:b/>
              </w:rPr>
              <w:t xml:space="preserve"> 95%)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28AEE4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E650F">
              <w:rPr>
                <w:rFonts w:ascii="Times New Roman" w:hAnsi="Times New Roman" w:cs="Times New Roman"/>
                <w:b/>
                <w:i/>
              </w:rPr>
              <w:t>P-</w:t>
            </w:r>
            <w:r w:rsidRPr="00AE650F">
              <w:rPr>
                <w:rFonts w:ascii="Times New Roman" w:hAnsi="Times New Roman" w:cs="Times New Roman"/>
                <w:b/>
              </w:rPr>
              <w:t>value</w:t>
            </w:r>
          </w:p>
        </w:tc>
      </w:tr>
      <w:tr w:rsidR="00987D4A" w:rsidRPr="00AE650F" w14:paraId="5CC4AB44" w14:textId="77777777" w:rsidTr="008D45DE">
        <w:trPr>
          <w:trHeight w:val="459"/>
        </w:trPr>
        <w:tc>
          <w:tcPr>
            <w:tcW w:w="3823" w:type="dxa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4484C2F6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Age at diagnosis (years)</w:t>
            </w:r>
          </w:p>
        </w:tc>
        <w:tc>
          <w:tcPr>
            <w:tcW w:w="2694" w:type="dxa"/>
            <w:tcBorders>
              <w:top w:val="single" w:sz="8" w:space="0" w:color="auto"/>
            </w:tcBorders>
            <w:vAlign w:val="center"/>
          </w:tcPr>
          <w:p w14:paraId="34382C90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0.99 (0.98-1.01)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4" w:space="0" w:color="auto"/>
            </w:tcBorders>
            <w:vAlign w:val="center"/>
          </w:tcPr>
          <w:p w14:paraId="6A1257F1" w14:textId="77777777" w:rsidR="00987D4A" w:rsidRPr="005E21C6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 w:rsidRPr="005E21C6"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202</w:t>
            </w:r>
          </w:p>
        </w:tc>
      </w:tr>
      <w:tr w:rsidR="00987D4A" w:rsidRPr="00AE650F" w14:paraId="6AD03CCA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EB2D0F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Female sex, n (%)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7C2CA516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0.34 (0.24-0.46)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7C63AF2" w14:textId="77777777" w:rsidR="00987D4A" w:rsidRPr="00755553" w:rsidRDefault="00987D4A" w:rsidP="000051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AE650F" w14:paraId="09745479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51B8FA48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Duration of HTN (months)</w:t>
            </w:r>
          </w:p>
        </w:tc>
        <w:tc>
          <w:tcPr>
            <w:tcW w:w="2694" w:type="dxa"/>
            <w:vAlign w:val="center"/>
          </w:tcPr>
          <w:p w14:paraId="40668162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1.01 (1.00-1.01)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377E75A7" w14:textId="77777777" w:rsidR="00987D4A" w:rsidRPr="005E21C6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0.089</w:t>
            </w:r>
          </w:p>
        </w:tc>
      </w:tr>
      <w:tr w:rsidR="00987D4A" w:rsidRPr="00AE650F" w14:paraId="4B80D5A0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D96067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Systolic BP (mmHg)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04541CF9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1.01 (1.01-1.02)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E82FDC" w14:textId="77777777" w:rsidR="00987D4A" w:rsidRPr="00E26EE9" w:rsidRDefault="00987D4A" w:rsidP="000051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26EE9">
              <w:rPr>
                <w:rFonts w:ascii="Times New Roman" w:hAnsi="Times New Roman" w:cs="Times New Roman"/>
                <w:b/>
                <w:bCs/>
              </w:rPr>
              <w:t>0.00</w:t>
            </w: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</w:tr>
      <w:tr w:rsidR="00987D4A" w:rsidRPr="00AE650F" w14:paraId="278F965D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289038A3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Diastolic BP (mmHg)</w:t>
            </w:r>
          </w:p>
        </w:tc>
        <w:tc>
          <w:tcPr>
            <w:tcW w:w="2694" w:type="dxa"/>
            <w:vAlign w:val="center"/>
          </w:tcPr>
          <w:p w14:paraId="3FD99311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1.01 (1.00-1.03)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18EBC274" w14:textId="77777777" w:rsidR="00987D4A" w:rsidRPr="005E21C6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0.052</w:t>
            </w:r>
          </w:p>
        </w:tc>
      </w:tr>
      <w:tr w:rsidR="00987D4A" w:rsidRPr="00AE650F" w14:paraId="169CD7E7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A88266E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Antihypertensive medication (DDD)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64373016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1.40 (1.27-1.54)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3CABF0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AE650F" w14:paraId="111830C0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1A1377DC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BMI (Kg/sqm)</w:t>
            </w:r>
          </w:p>
        </w:tc>
        <w:tc>
          <w:tcPr>
            <w:tcW w:w="2694" w:type="dxa"/>
            <w:vAlign w:val="center"/>
          </w:tcPr>
          <w:p w14:paraId="77E9FC93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1.02 (0.99-1.06)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668B8272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0.204</w:t>
            </w:r>
          </w:p>
        </w:tc>
      </w:tr>
      <w:tr w:rsidR="00987D4A" w:rsidRPr="00D20F14" w14:paraId="451B44AA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12E75A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PRA at screening (ng/mL/h)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38424AFA" w14:textId="77777777" w:rsidR="00987D4A" w:rsidRPr="00177556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0.28 (0.14-0.57)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432625" w14:textId="77777777" w:rsidR="00987D4A" w:rsidRPr="00177556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D20F14" w14:paraId="4BEE5216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422604D3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Aldosterone at screening (ng/dL)</w:t>
            </w:r>
          </w:p>
        </w:tc>
        <w:tc>
          <w:tcPr>
            <w:tcW w:w="2694" w:type="dxa"/>
            <w:vAlign w:val="center"/>
          </w:tcPr>
          <w:p w14:paraId="4793EF0A" w14:textId="77777777" w:rsidR="00987D4A" w:rsidRPr="00177556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1.06 (1.04-1.08)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11462B0D" w14:textId="77777777" w:rsidR="00987D4A" w:rsidRPr="00177556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AE650F" w14:paraId="77A305CC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CFF0F5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Lowest Potassium (mEq/L)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145BAE1D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0.13 (0.09-0.19)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335079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AA15AA" w14:paraId="2FF98AA8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44226D21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eGFR (mL/min)</w:t>
            </w:r>
          </w:p>
        </w:tc>
        <w:tc>
          <w:tcPr>
            <w:tcW w:w="2694" w:type="dxa"/>
            <w:vAlign w:val="center"/>
          </w:tcPr>
          <w:p w14:paraId="77C154F0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1.00 (0.99-1.01)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4EE4861B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0.666</w:t>
            </w:r>
          </w:p>
        </w:tc>
      </w:tr>
      <w:tr w:rsidR="00B619D9" w:rsidRPr="00AE650F" w14:paraId="71D8AEF0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492880" w14:textId="68789D03" w:rsidR="00B619D9" w:rsidRPr="00F263B2" w:rsidRDefault="00B619D9" w:rsidP="00B619D9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Diabetes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78A36554" w14:textId="762C7C84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1.60 (0.82-3.12)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733583" w14:textId="23B1BA88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0.166</w:t>
            </w:r>
          </w:p>
        </w:tc>
      </w:tr>
      <w:tr w:rsidR="00B619D9" w:rsidRPr="00AE650F" w14:paraId="0E4BCC05" w14:textId="77777777" w:rsidTr="00B619D9">
        <w:trPr>
          <w:trHeight w:val="459"/>
        </w:trPr>
        <w:tc>
          <w:tcPr>
            <w:tcW w:w="3823" w:type="dxa"/>
            <w:tcBorders>
              <w:left w:val="single" w:sz="4" w:space="0" w:color="auto"/>
              <w:bottom w:val="single" w:sz="4" w:space="0" w:color="BFBFBF" w:themeColor="background1" w:themeShade="BF"/>
            </w:tcBorders>
            <w:vAlign w:val="center"/>
          </w:tcPr>
          <w:p w14:paraId="20BC30EA" w14:textId="744DC081" w:rsidR="00B619D9" w:rsidRPr="00985483" w:rsidRDefault="00B619D9" w:rsidP="00B619D9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Organ damage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6EAD4112" w14:textId="65DF118B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3.13 (2.28-4.29)</w:t>
            </w:r>
          </w:p>
        </w:tc>
        <w:tc>
          <w:tcPr>
            <w:tcW w:w="1559" w:type="dxa"/>
            <w:tcBorders>
              <w:bottom w:val="single" w:sz="4" w:space="0" w:color="BFBFBF" w:themeColor="background1" w:themeShade="BF"/>
              <w:right w:val="single" w:sz="4" w:space="0" w:color="auto"/>
            </w:tcBorders>
            <w:vAlign w:val="center"/>
          </w:tcPr>
          <w:p w14:paraId="07A634FF" w14:textId="39B0E4ED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B619D9" w:rsidRPr="00AA15AA" w14:paraId="1CADB10B" w14:textId="77777777" w:rsidTr="00B619D9">
        <w:trPr>
          <w:trHeight w:val="459"/>
        </w:trPr>
        <w:tc>
          <w:tcPr>
            <w:tcW w:w="382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CDE83D5" w14:textId="524B335C" w:rsidR="00B619D9" w:rsidRPr="00F263B2" w:rsidRDefault="00B619D9" w:rsidP="00B619D9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CV events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7435B4" w14:textId="29FE3367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2.16 (1.27-3.67)</w:t>
            </w:r>
          </w:p>
        </w:tc>
        <w:tc>
          <w:tcPr>
            <w:tcW w:w="15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3D247D" w14:textId="1806CE3D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0.004</w:t>
            </w:r>
          </w:p>
        </w:tc>
      </w:tr>
    </w:tbl>
    <w:p w14:paraId="3DFB0958" w14:textId="77777777" w:rsidR="0027456A" w:rsidRPr="008D45DE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60F68543" w14:textId="68AB6306" w:rsidR="0027456A" w:rsidRPr="00E7258C" w:rsidRDefault="00E7258C" w:rsidP="00E7258C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lang w:val="en-GB"/>
        </w:rPr>
      </w:pPr>
      <w:r>
        <w:rPr>
          <w:rFonts w:hAnsi="Times New Roman" w:cs="Times New Roman"/>
          <w:lang w:val="en-GB"/>
        </w:rPr>
        <w:t>Odds ratio (OR) and the 95% confidence interval (CI) were evaluated by univariate logistic regression analysis for each variable.</w:t>
      </w:r>
      <w:r w:rsidRPr="00877ED8">
        <w:rPr>
          <w:rFonts w:hAnsi="Times New Roman" w:cs="Times New Roman"/>
          <w:lang w:val="en-GB"/>
        </w:rPr>
        <w:t xml:space="preserve"> An OR greater than 1 indicates an increased likelihood of </w:t>
      </w:r>
      <w:r>
        <w:rPr>
          <w:rFonts w:hAnsi="Times New Roman" w:cs="Times New Roman"/>
          <w:lang w:val="en-GB"/>
        </w:rPr>
        <w:t>confirmed</w:t>
      </w:r>
      <w:r w:rsidRPr="00877ED8">
        <w:rPr>
          <w:rFonts w:hAnsi="Times New Roman" w:cs="Times New Roman"/>
          <w:lang w:val="en-GB"/>
        </w:rPr>
        <w:t xml:space="preserve"> PA, and an OR less than 1 a decreased likelihood.</w:t>
      </w:r>
      <w:r>
        <w:rPr>
          <w:rFonts w:hAnsi="Times New Roman" w:cs="Times New Roman"/>
          <w:lang w:val="en-GB"/>
        </w:rPr>
        <w:t xml:space="preserve"> </w:t>
      </w:r>
      <w:r w:rsidRPr="00290747">
        <w:rPr>
          <w:rFonts w:hAnsi="Times New Roman" w:cs="Times New Roman"/>
        </w:rPr>
        <w:t>HTN, Hypertension; BP, Blood Pressure; DDD, Defined Daily Dose</w:t>
      </w:r>
      <w:r>
        <w:rPr>
          <w:rFonts w:hAnsi="Times New Roman" w:cs="Times New Roman"/>
        </w:rPr>
        <w:t xml:space="preserve"> (</w:t>
      </w:r>
      <w:r w:rsidRPr="00290747">
        <w:rPr>
          <w:rFonts w:hAnsi="Times New Roman" w:cs="Times New Roman"/>
        </w:rPr>
        <w:t>average maintenance dose per day for a drug used for its main indication in adults</w:t>
      </w:r>
      <w:r>
        <w:rPr>
          <w:rFonts w:hAnsi="Times New Roman" w:cs="Times New Roman"/>
        </w:rPr>
        <w:t>)</w:t>
      </w:r>
      <w:r w:rsidRPr="00290747">
        <w:rPr>
          <w:rFonts w:hAnsi="Times New Roman" w:cs="Times New Roman"/>
        </w:rPr>
        <w:t xml:space="preserve">; PRA, Plasma Renin Activity; </w:t>
      </w:r>
      <w:r>
        <w:rPr>
          <w:rFonts w:hAnsi="Times New Roman" w:cs="Times New Roman"/>
        </w:rPr>
        <w:t xml:space="preserve">eGFR, estimated Glomerular Filtration Rate; </w:t>
      </w:r>
      <w:r w:rsidRPr="00290747">
        <w:rPr>
          <w:rFonts w:hAnsi="Times New Roman" w:cs="Times New Roman"/>
        </w:rPr>
        <w:t xml:space="preserve">CV, Cardiovascular. </w:t>
      </w:r>
      <w:r>
        <w:rPr>
          <w:rFonts w:hAnsi="Times New Roman" w:cs="Times New Roman"/>
        </w:rPr>
        <w:t>Organ damage is defined as presence of l</w:t>
      </w:r>
      <w:r w:rsidRPr="00290747">
        <w:rPr>
          <w:rFonts w:hAnsi="Times New Roman" w:cs="Times New Roman"/>
        </w:rPr>
        <w:t xml:space="preserve">eft </w:t>
      </w:r>
      <w:r>
        <w:rPr>
          <w:rFonts w:hAnsi="Times New Roman" w:cs="Times New Roman"/>
        </w:rPr>
        <w:t>v</w:t>
      </w:r>
      <w:r w:rsidRPr="00290747">
        <w:rPr>
          <w:rFonts w:hAnsi="Times New Roman" w:cs="Times New Roman"/>
        </w:rPr>
        <w:t xml:space="preserve">entricular </w:t>
      </w:r>
      <w:r>
        <w:rPr>
          <w:rFonts w:hAnsi="Times New Roman" w:cs="Times New Roman"/>
        </w:rPr>
        <w:t>h</w:t>
      </w:r>
      <w:r w:rsidRPr="00290747">
        <w:rPr>
          <w:rFonts w:hAnsi="Times New Roman" w:cs="Times New Roman"/>
        </w:rPr>
        <w:t>ypertrophy</w:t>
      </w:r>
      <w:r>
        <w:rPr>
          <w:rFonts w:hAnsi="Times New Roman" w:cs="Times New Roman"/>
        </w:rPr>
        <w:t xml:space="preserve"> at</w:t>
      </w:r>
      <w:r w:rsidRPr="00290747">
        <w:rPr>
          <w:rFonts w:hAnsi="Times New Roman" w:cs="Times New Roman"/>
        </w:rPr>
        <w:t xml:space="preserve"> </w:t>
      </w:r>
      <w:r>
        <w:rPr>
          <w:rFonts w:hAnsi="Times New Roman" w:cs="Times New Roman"/>
        </w:rPr>
        <w:t>e</w:t>
      </w:r>
      <w:r w:rsidRPr="00290747">
        <w:rPr>
          <w:rFonts w:hAnsi="Times New Roman" w:cs="Times New Roman"/>
        </w:rPr>
        <w:t>cho</w:t>
      </w:r>
      <w:r>
        <w:rPr>
          <w:rFonts w:hAnsi="Times New Roman" w:cs="Times New Roman"/>
        </w:rPr>
        <w:t>cardiography and/or microalbuminuria.</w:t>
      </w:r>
    </w:p>
    <w:p w14:paraId="6682425B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E7258C">
        <w:rPr>
          <w:b/>
          <w:bCs/>
          <w:lang w:val="en-US"/>
        </w:rPr>
        <w:br w:type="page"/>
      </w:r>
    </w:p>
    <w:p w14:paraId="304BED28" w14:textId="2F36DB27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highlight w:val="yellow"/>
        </w:rPr>
      </w:pPr>
      <w:r w:rsidRPr="0027456A">
        <w:rPr>
          <w:rFonts w:hAnsi="Times New Roman" w:cs="Times New Roman"/>
          <w:b/>
          <w:bCs/>
        </w:rPr>
        <w:lastRenderedPageBreak/>
        <w:t>Table S2. Patient Characteristics of Study Cohort: Multivariate Regression Analysis</w:t>
      </w:r>
    </w:p>
    <w:tbl>
      <w:tblPr>
        <w:tblStyle w:val="Grigliatabellachiara"/>
        <w:tblW w:w="8076" w:type="dxa"/>
        <w:tblLook w:val="04A0" w:firstRow="1" w:lastRow="0" w:firstColumn="1" w:lastColumn="0" w:noHBand="0" w:noVBand="1"/>
      </w:tblPr>
      <w:tblGrid>
        <w:gridCol w:w="3823"/>
        <w:gridCol w:w="2694"/>
        <w:gridCol w:w="1559"/>
      </w:tblGrid>
      <w:tr w:rsidR="007D2D85" w:rsidRPr="00AE650F" w14:paraId="4C4FD402" w14:textId="77777777" w:rsidTr="0000514F">
        <w:trPr>
          <w:trHeight w:val="472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195275F8" w14:textId="77777777" w:rsidR="007D2D85" w:rsidRPr="000F626C" w:rsidRDefault="007D2D85" w:rsidP="0000514F">
            <w:pPr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</w:pPr>
            <w:r w:rsidRPr="000F626C"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  <w:t xml:space="preserve">Variable (ref. </w:t>
            </w:r>
            <w:r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  <w:t>PA confirmed)</w:t>
            </w:r>
          </w:p>
        </w:tc>
        <w:tc>
          <w:tcPr>
            <w:tcW w:w="2694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B8460F9" w14:textId="77777777" w:rsidR="007D2D85" w:rsidRPr="000F626C" w:rsidRDefault="007D2D85" w:rsidP="0000514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0F626C">
              <w:rPr>
                <w:rFonts w:ascii="Times New Roman" w:hAnsi="Times New Roman" w:cs="Times New Roman"/>
                <w:b/>
                <w:color w:val="000000" w:themeColor="text1"/>
              </w:rPr>
              <w:t>OR (C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>I</w:t>
            </w:r>
            <w:r w:rsidRPr="000F626C">
              <w:rPr>
                <w:rFonts w:ascii="Times New Roman" w:hAnsi="Times New Roman" w:cs="Times New Roman"/>
                <w:b/>
                <w:color w:val="000000" w:themeColor="text1"/>
              </w:rPr>
              <w:t xml:space="preserve"> 95%)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88D492" w14:textId="77777777" w:rsidR="007D2D85" w:rsidRPr="000F626C" w:rsidRDefault="007D2D85" w:rsidP="0000514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0F626C">
              <w:rPr>
                <w:rFonts w:ascii="Times New Roman" w:hAnsi="Times New Roman" w:cs="Times New Roman"/>
                <w:b/>
                <w:i/>
                <w:color w:val="000000" w:themeColor="text1"/>
              </w:rPr>
              <w:t>P-</w:t>
            </w:r>
            <w:r w:rsidRPr="000F626C">
              <w:rPr>
                <w:rFonts w:ascii="Times New Roman" w:hAnsi="Times New Roman" w:cs="Times New Roman"/>
                <w:b/>
                <w:color w:val="000000" w:themeColor="text1"/>
              </w:rPr>
              <w:t>value</w:t>
            </w:r>
          </w:p>
        </w:tc>
      </w:tr>
      <w:tr w:rsidR="007D2D85" w:rsidRPr="00AE650F" w14:paraId="385539A6" w14:textId="77777777" w:rsidTr="0000514F">
        <w:trPr>
          <w:trHeight w:val="454"/>
        </w:trPr>
        <w:tc>
          <w:tcPr>
            <w:tcW w:w="3823" w:type="dxa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2D852B04" w14:textId="77777777" w:rsidR="007D2D85" w:rsidRPr="000F626C" w:rsidRDefault="007D2D85" w:rsidP="0000514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Female sex, n (%)</w:t>
            </w:r>
          </w:p>
        </w:tc>
        <w:tc>
          <w:tcPr>
            <w:tcW w:w="2694" w:type="dxa"/>
            <w:tcBorders>
              <w:top w:val="single" w:sz="8" w:space="0" w:color="auto"/>
            </w:tcBorders>
            <w:vAlign w:val="center"/>
          </w:tcPr>
          <w:p w14:paraId="68D00D92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0.42 (0.28-0.62)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4" w:space="0" w:color="auto"/>
            </w:tcBorders>
            <w:vAlign w:val="center"/>
          </w:tcPr>
          <w:p w14:paraId="10A58112" w14:textId="77777777" w:rsidR="007D2D85" w:rsidRPr="0032530B" w:rsidRDefault="007D2D85" w:rsidP="000051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&lt;</w:t>
            </w:r>
            <w:r w:rsidRPr="0032530B">
              <w:rPr>
                <w:rFonts w:ascii="Times New Roman" w:hAnsi="Times New Roman" w:cs="Times New Roman"/>
                <w:b/>
                <w:bCs/>
              </w:rPr>
              <w:t>0.00</w:t>
            </w: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7D2D85" w:rsidRPr="00AE650F" w14:paraId="71DD77D6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91724B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Systolic BP (mmHg)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3EDA6AAF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1.00 (0.99-1.01)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3B8155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</w:rPr>
            </w:pPr>
            <w:r w:rsidRPr="00DB14A2"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566</w:t>
            </w:r>
          </w:p>
        </w:tc>
      </w:tr>
      <w:tr w:rsidR="007D2D85" w:rsidRPr="00D20F14" w14:paraId="1D837F1B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584B4467" w14:textId="77777777" w:rsidR="007D2D85" w:rsidRPr="000F626C" w:rsidRDefault="007D2D85" w:rsidP="0000514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Antihypertensive medication (DDD)</w:t>
            </w:r>
          </w:p>
        </w:tc>
        <w:tc>
          <w:tcPr>
            <w:tcW w:w="2694" w:type="dxa"/>
            <w:vAlign w:val="center"/>
          </w:tcPr>
          <w:p w14:paraId="5A8C0067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1.21 (1.07-1.36)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47F85937" w14:textId="77777777" w:rsidR="007D2D85" w:rsidRPr="00D166B9" w:rsidRDefault="007D2D85" w:rsidP="0000514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D166B9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0.00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7D2D85" w:rsidRPr="00D20F14" w14:paraId="1DF5EA2E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8AFE667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PRA at screening (ng/mL/h)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6F26F513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0.07 (0.03-0.19)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94DD2D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7D2D85" w:rsidRPr="003335B8" w14:paraId="5D134B09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7E25B096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Aldosterone at screening (ng/dL)</w:t>
            </w:r>
          </w:p>
        </w:tc>
        <w:tc>
          <w:tcPr>
            <w:tcW w:w="2694" w:type="dxa"/>
            <w:vAlign w:val="center"/>
          </w:tcPr>
          <w:p w14:paraId="06F46E72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1.08 (1.06-1.11)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6A3DB9F1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7D2D85" w:rsidRPr="00AE650F" w14:paraId="094FDE43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32751B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Lowest Potassium (mEq/L)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52C368AB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0.15 (0.09-0.23)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935C7C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7D2D85" w:rsidRPr="00AE650F" w14:paraId="1BBD32A1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580E6251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Organ damage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vAlign w:val="center"/>
          </w:tcPr>
          <w:p w14:paraId="3ADE9D2F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2.64 (1.74-4.01)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0940F329" w14:textId="77777777" w:rsidR="007D2D85" w:rsidRPr="00A535F8" w:rsidRDefault="007D2D85" w:rsidP="0000514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&lt;</w:t>
            </w:r>
            <w:r w:rsidRPr="00A535F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0.00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1</w:t>
            </w:r>
          </w:p>
        </w:tc>
      </w:tr>
      <w:tr w:rsidR="007D2D85" w:rsidRPr="00AE650F" w14:paraId="08325A18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4C0FF2" w14:textId="77777777" w:rsidR="007D2D85" w:rsidRPr="000F626C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CV events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0C9F5D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1.40 (0.72-2.72)</w:t>
            </w:r>
          </w:p>
        </w:tc>
        <w:tc>
          <w:tcPr>
            <w:tcW w:w="15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4A9491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0.315</w:t>
            </w:r>
          </w:p>
        </w:tc>
      </w:tr>
    </w:tbl>
    <w:p w14:paraId="1458908B" w14:textId="77777777" w:rsidR="0027456A" w:rsidRPr="007D2D85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0547C21B" w14:textId="534736C7" w:rsidR="00362DEF" w:rsidRPr="00E7258C" w:rsidRDefault="00362DEF" w:rsidP="00362DEF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lang w:val="en-GB"/>
        </w:rPr>
      </w:pPr>
      <w:r>
        <w:rPr>
          <w:rFonts w:hAnsi="Times New Roman" w:cs="Times New Roman"/>
          <w:lang w:val="en-GB"/>
        </w:rPr>
        <w:t>Odds ratio (OR) and the 95% confidence interval (CI) were evaluated by multivariate logistic regression analysis for variables associated to a confirmed PA diagnosis in the univariate model.</w:t>
      </w:r>
      <w:r w:rsidRPr="00877ED8">
        <w:rPr>
          <w:rFonts w:hAnsi="Times New Roman" w:cs="Times New Roman"/>
          <w:lang w:val="en-GB"/>
        </w:rPr>
        <w:t xml:space="preserve"> An OR greater than 1 indicates an increased likelihood of </w:t>
      </w:r>
      <w:r>
        <w:rPr>
          <w:rFonts w:hAnsi="Times New Roman" w:cs="Times New Roman"/>
          <w:lang w:val="en-GB"/>
        </w:rPr>
        <w:t>confirmed</w:t>
      </w:r>
      <w:r w:rsidRPr="00877ED8">
        <w:rPr>
          <w:rFonts w:hAnsi="Times New Roman" w:cs="Times New Roman"/>
          <w:lang w:val="en-GB"/>
        </w:rPr>
        <w:t xml:space="preserve"> PA, and an OR less than 1 a decreased likelihood.</w:t>
      </w:r>
      <w:r>
        <w:rPr>
          <w:rFonts w:hAnsi="Times New Roman" w:cs="Times New Roman"/>
          <w:lang w:val="en-GB"/>
        </w:rPr>
        <w:t xml:space="preserve"> </w:t>
      </w:r>
      <w:r w:rsidRPr="00290747">
        <w:rPr>
          <w:rFonts w:hAnsi="Times New Roman" w:cs="Times New Roman"/>
        </w:rPr>
        <w:t>BP, Blood Pressure; DDD, Defined Daily Dose</w:t>
      </w:r>
      <w:r>
        <w:rPr>
          <w:rFonts w:hAnsi="Times New Roman" w:cs="Times New Roman"/>
        </w:rPr>
        <w:t xml:space="preserve"> (</w:t>
      </w:r>
      <w:r w:rsidRPr="00290747">
        <w:rPr>
          <w:rFonts w:hAnsi="Times New Roman" w:cs="Times New Roman"/>
        </w:rPr>
        <w:t>average maintenance dose per day for a drug used for its main indication in adults</w:t>
      </w:r>
      <w:r>
        <w:rPr>
          <w:rFonts w:hAnsi="Times New Roman" w:cs="Times New Roman"/>
        </w:rPr>
        <w:t>)</w:t>
      </w:r>
      <w:r w:rsidRPr="00290747">
        <w:rPr>
          <w:rFonts w:hAnsi="Times New Roman" w:cs="Times New Roman"/>
        </w:rPr>
        <w:t xml:space="preserve">; PRA, Plasma Renin Activity; CV, Cardiovascular. </w:t>
      </w:r>
      <w:r>
        <w:rPr>
          <w:rFonts w:hAnsi="Times New Roman" w:cs="Times New Roman"/>
        </w:rPr>
        <w:t>Organ damage is defined as presence of l</w:t>
      </w:r>
      <w:r w:rsidRPr="00290747">
        <w:rPr>
          <w:rFonts w:hAnsi="Times New Roman" w:cs="Times New Roman"/>
        </w:rPr>
        <w:t xml:space="preserve">eft </w:t>
      </w:r>
      <w:r>
        <w:rPr>
          <w:rFonts w:hAnsi="Times New Roman" w:cs="Times New Roman"/>
        </w:rPr>
        <w:t>v</w:t>
      </w:r>
      <w:r w:rsidRPr="00290747">
        <w:rPr>
          <w:rFonts w:hAnsi="Times New Roman" w:cs="Times New Roman"/>
        </w:rPr>
        <w:t xml:space="preserve">entricular </w:t>
      </w:r>
      <w:r>
        <w:rPr>
          <w:rFonts w:hAnsi="Times New Roman" w:cs="Times New Roman"/>
        </w:rPr>
        <w:t>h</w:t>
      </w:r>
      <w:r w:rsidRPr="00290747">
        <w:rPr>
          <w:rFonts w:hAnsi="Times New Roman" w:cs="Times New Roman"/>
        </w:rPr>
        <w:t>ypertrophy</w:t>
      </w:r>
      <w:r>
        <w:rPr>
          <w:rFonts w:hAnsi="Times New Roman" w:cs="Times New Roman"/>
        </w:rPr>
        <w:t xml:space="preserve"> at</w:t>
      </w:r>
      <w:r w:rsidRPr="00290747">
        <w:rPr>
          <w:rFonts w:hAnsi="Times New Roman" w:cs="Times New Roman"/>
        </w:rPr>
        <w:t xml:space="preserve"> </w:t>
      </w:r>
      <w:r>
        <w:rPr>
          <w:rFonts w:hAnsi="Times New Roman" w:cs="Times New Roman"/>
        </w:rPr>
        <w:t>e</w:t>
      </w:r>
      <w:r w:rsidRPr="00290747">
        <w:rPr>
          <w:rFonts w:hAnsi="Times New Roman" w:cs="Times New Roman"/>
        </w:rPr>
        <w:t>cho</w:t>
      </w:r>
      <w:r>
        <w:rPr>
          <w:rFonts w:hAnsi="Times New Roman" w:cs="Times New Roman"/>
        </w:rPr>
        <w:t>cardiography and/or microalbuminuria.</w:t>
      </w:r>
    </w:p>
    <w:p w14:paraId="4789837A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987D4A">
        <w:rPr>
          <w:b/>
          <w:bCs/>
          <w:lang w:val="en-US"/>
        </w:rPr>
        <w:br w:type="page"/>
      </w:r>
    </w:p>
    <w:p w14:paraId="5E8C4E6B" w14:textId="2E387912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S3. Characteristics of Training versus Internal Validation cohort</w:t>
      </w:r>
    </w:p>
    <w:tbl>
      <w:tblPr>
        <w:tblStyle w:val="Grigliatabellachiara"/>
        <w:tblW w:w="9493" w:type="dxa"/>
        <w:tblLook w:val="04A0" w:firstRow="1" w:lastRow="0" w:firstColumn="1" w:lastColumn="0" w:noHBand="0" w:noVBand="1"/>
      </w:tblPr>
      <w:tblGrid>
        <w:gridCol w:w="2826"/>
        <w:gridCol w:w="1838"/>
        <w:gridCol w:w="1843"/>
        <w:gridCol w:w="1843"/>
        <w:gridCol w:w="1143"/>
      </w:tblGrid>
      <w:tr w:rsidR="00695D59" w:rsidRPr="00A35AF2" w14:paraId="5CA6DBFB" w14:textId="77777777" w:rsidTr="00787134">
        <w:trPr>
          <w:trHeight w:val="459"/>
        </w:trPr>
        <w:tc>
          <w:tcPr>
            <w:tcW w:w="28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5B66B40" w14:textId="77777777" w:rsidR="00695D59" w:rsidRPr="00A35AF2" w:rsidRDefault="00695D59" w:rsidP="0000514F">
            <w:pPr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Variable</w:t>
            </w:r>
          </w:p>
        </w:tc>
        <w:tc>
          <w:tcPr>
            <w:tcW w:w="1838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23D4A8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Combined Cohort</w:t>
            </w:r>
          </w:p>
          <w:p w14:paraId="64619D9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(n=696)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FE7CE0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Training Cohort</w:t>
            </w:r>
          </w:p>
          <w:p w14:paraId="4AD7950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(n=522)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B7DB12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Validation Cohort</w:t>
            </w:r>
          </w:p>
          <w:p w14:paraId="3002A739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(n=174)</w:t>
            </w:r>
          </w:p>
        </w:tc>
        <w:tc>
          <w:tcPr>
            <w:tcW w:w="1143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D5FF0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  <w:i/>
              </w:rPr>
              <w:t>P-</w:t>
            </w:r>
            <w:r w:rsidRPr="00A35AF2">
              <w:rPr>
                <w:rFonts w:ascii="Times New Roman" w:hAnsi="Times New Roman" w:cs="Times New Roman"/>
                <w:b/>
              </w:rPr>
              <w:t>value</w:t>
            </w:r>
          </w:p>
        </w:tc>
      </w:tr>
      <w:tr w:rsidR="00695D59" w:rsidRPr="00A35AF2" w14:paraId="6B9F92B1" w14:textId="77777777" w:rsidTr="00787134">
        <w:trPr>
          <w:trHeight w:val="459"/>
        </w:trPr>
        <w:tc>
          <w:tcPr>
            <w:tcW w:w="2826" w:type="dxa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08521E01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Confirmed PA, n (%)</w:t>
            </w:r>
          </w:p>
        </w:tc>
        <w:tc>
          <w:tcPr>
            <w:tcW w:w="1838" w:type="dxa"/>
            <w:tcBorders>
              <w:top w:val="single" w:sz="8" w:space="0" w:color="auto"/>
            </w:tcBorders>
            <w:vAlign w:val="center"/>
          </w:tcPr>
          <w:p w14:paraId="5155BC7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421 (60.5)</w:t>
            </w:r>
          </w:p>
        </w:tc>
        <w:tc>
          <w:tcPr>
            <w:tcW w:w="1843" w:type="dxa"/>
            <w:tcBorders>
              <w:top w:val="single" w:sz="8" w:space="0" w:color="auto"/>
            </w:tcBorders>
            <w:vAlign w:val="center"/>
          </w:tcPr>
          <w:p w14:paraId="612C129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322 (61.7)</w:t>
            </w:r>
          </w:p>
        </w:tc>
        <w:tc>
          <w:tcPr>
            <w:tcW w:w="1843" w:type="dxa"/>
            <w:tcBorders>
              <w:top w:val="single" w:sz="8" w:space="0" w:color="auto"/>
            </w:tcBorders>
            <w:vAlign w:val="center"/>
          </w:tcPr>
          <w:p w14:paraId="72D24A9A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99 (56.9)</w:t>
            </w:r>
          </w:p>
        </w:tc>
        <w:tc>
          <w:tcPr>
            <w:tcW w:w="1143" w:type="dxa"/>
            <w:tcBorders>
              <w:top w:val="single" w:sz="8" w:space="0" w:color="auto"/>
              <w:right w:val="single" w:sz="4" w:space="0" w:color="auto"/>
            </w:tcBorders>
            <w:vAlign w:val="center"/>
          </w:tcPr>
          <w:p w14:paraId="0884D9A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0.263</w:t>
            </w:r>
          </w:p>
        </w:tc>
      </w:tr>
      <w:tr w:rsidR="00695D59" w:rsidRPr="00A35AF2" w14:paraId="5ADFD8A3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3CB9020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Subtyping, UPA (%)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13651756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133 (19.1)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83CED73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98 (18.8)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46E18E3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35 (20.1)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BD9A93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0.313</w:t>
            </w:r>
          </w:p>
        </w:tc>
      </w:tr>
      <w:tr w:rsidR="00695D59" w:rsidRPr="00A35AF2" w14:paraId="2C5FF44B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886B9E2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Age at diagnosis (years)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4395F6A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50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9.9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6B255A6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50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10.2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130A48E3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50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9.3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9ADEB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highlight w:val="yellow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0.770</w:t>
            </w:r>
          </w:p>
        </w:tc>
      </w:tr>
      <w:tr w:rsidR="00695D59" w:rsidRPr="00A35AF2" w14:paraId="0E451C69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2BAFD8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Female sex, n (%)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3F05E010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318 (45.7)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5F71A38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239 (45.8)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59C149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highlight w:val="yellow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79 (45.4)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CFB44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0.930</w:t>
            </w:r>
          </w:p>
        </w:tc>
      </w:tr>
      <w:tr w:rsidR="00695D59" w:rsidRPr="00A35AF2" w14:paraId="5076F9F0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C5F963B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Duration of HTN (months)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4A12FDB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64 [21; 131]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559D5796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59 [21; 128]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1035EF1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75 [23; 134]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22C1F1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0.300</w:t>
            </w:r>
          </w:p>
        </w:tc>
      </w:tr>
      <w:tr w:rsidR="00695D59" w:rsidRPr="00A35AF2" w14:paraId="50FDD656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5F5FA6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Systolic BP (mmHg)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08E56E60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155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20.3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4C81125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155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20.4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A46A21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155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20.2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C52A8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0.889</w:t>
            </w:r>
          </w:p>
        </w:tc>
      </w:tr>
      <w:tr w:rsidR="00695D59" w:rsidRPr="00A35AF2" w14:paraId="65BC34CF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51471CB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Diastolic BP (mmHg)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6C5E3656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11.0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755766E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11.1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51431F1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94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10.8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CCCC0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0.531</w:t>
            </w:r>
          </w:p>
        </w:tc>
      </w:tr>
      <w:tr w:rsidR="00695D59" w:rsidRPr="00A35AF2" w14:paraId="786576D8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042C43E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Antihypertensive medication (DDD)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1C6F263D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2.15 [1.00; 4.00]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F1AAFFA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2.00 [1.00; 3.69]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DDDEC6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2.33 [1.00; 4.00]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C3ECE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0.765</w:t>
            </w:r>
          </w:p>
        </w:tc>
      </w:tr>
      <w:tr w:rsidR="00695D59" w:rsidRPr="00A35AF2" w14:paraId="47FF6A7C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78D3D91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BMI (Kg/sqm)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307FE2A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25.7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4.28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528027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25.9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4.23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5AF3F74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25.4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4.45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6273C0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0.224</w:t>
            </w:r>
          </w:p>
        </w:tc>
      </w:tr>
      <w:tr w:rsidR="00695D59" w:rsidRPr="00A35AF2" w14:paraId="57C8C506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A4F9CE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PRA at screening (ng/mL/h)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501016B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0.30 [0.15; 0.40]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4457F19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0.22 [0.15; 0.40]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929902A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0.30 [0.20; 0.45]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8C69E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0.086</w:t>
            </w:r>
          </w:p>
        </w:tc>
      </w:tr>
      <w:tr w:rsidR="00695D59" w:rsidRPr="00A35AF2" w14:paraId="7CF8D9E9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C3B50CB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Aldosterone at screening (ng/dL)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1A975EE1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25.6 [18.7; 35.5]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C1F9D21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25.8 [18.8; 35.5]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23DBC81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24.3 [18.5; 35.1]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97F0A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0.791</w:t>
            </w:r>
          </w:p>
        </w:tc>
      </w:tr>
      <w:tr w:rsidR="00695D59" w:rsidRPr="00A35AF2" w14:paraId="036FE324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CCC145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Lowest Potassium (mEq/L)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571F5732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3.8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0.62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860FEFD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3.8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0.62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C232A5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3.8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0.61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1C442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0.414</w:t>
            </w:r>
          </w:p>
        </w:tc>
      </w:tr>
      <w:tr w:rsidR="00695D59" w:rsidRPr="00A35AF2" w14:paraId="084970AA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669946C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eGFR (mL/min)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4B6FE3DA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91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17.0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1E84FC56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91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17.2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6ED1366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91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16.6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21BC80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0.914</w:t>
            </w:r>
          </w:p>
        </w:tc>
      </w:tr>
      <w:tr w:rsidR="0005548C" w:rsidRPr="00A35AF2" w14:paraId="28065BED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73EE79" w14:textId="5EC76119" w:rsidR="0005548C" w:rsidRPr="00A35AF2" w:rsidRDefault="0005548C" w:rsidP="000554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Diabetes, n (%)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6E903AB9" w14:textId="21E4E7C2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44 (6.3)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E29AFD6" w14:textId="659BB1A0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33 (6.3)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04B7C7D" w14:textId="20FA3127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11 (6.3)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F36F6C" w14:textId="393C5978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1.000</w:t>
            </w:r>
          </w:p>
        </w:tc>
      </w:tr>
      <w:tr w:rsidR="0005548C" w:rsidRPr="00A35AF2" w14:paraId="42F6F5CB" w14:textId="77777777" w:rsidTr="0005548C">
        <w:trPr>
          <w:trHeight w:val="459"/>
        </w:trPr>
        <w:tc>
          <w:tcPr>
            <w:tcW w:w="2826" w:type="dxa"/>
            <w:tcBorders>
              <w:left w:val="single" w:sz="4" w:space="0" w:color="auto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70156D6" w14:textId="5B412230" w:rsidR="0005548C" w:rsidRPr="00A35AF2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Organ damage, n (%)</w:t>
            </w:r>
          </w:p>
        </w:tc>
        <w:tc>
          <w:tcPr>
            <w:tcW w:w="1838" w:type="dxa"/>
            <w:tcBorders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6D0B03" w14:textId="6CC98438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404 (58.0)</w:t>
            </w:r>
          </w:p>
        </w:tc>
        <w:tc>
          <w:tcPr>
            <w:tcW w:w="1843" w:type="dxa"/>
            <w:tcBorders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74C3F91" w14:textId="09E2510F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298 (57.1)</w:t>
            </w:r>
          </w:p>
        </w:tc>
        <w:tc>
          <w:tcPr>
            <w:tcW w:w="1843" w:type="dxa"/>
            <w:tcBorders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32F7079" w14:textId="4A4C518A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106 (60.9)</w:t>
            </w:r>
          </w:p>
        </w:tc>
        <w:tc>
          <w:tcPr>
            <w:tcW w:w="1143" w:type="dxa"/>
            <w:tcBorders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DFAA0C7" w14:textId="6CE0F199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0.375</w:t>
            </w:r>
          </w:p>
        </w:tc>
      </w:tr>
      <w:tr w:rsidR="0005548C" w:rsidRPr="00A35AF2" w14:paraId="7AEA3059" w14:textId="77777777" w:rsidTr="0005548C">
        <w:trPr>
          <w:trHeight w:val="459"/>
        </w:trPr>
        <w:tc>
          <w:tcPr>
            <w:tcW w:w="282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403E32" w14:textId="0CA16BF4" w:rsidR="0005548C" w:rsidRPr="00A35AF2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CV events, n (%)</w:t>
            </w:r>
          </w:p>
        </w:tc>
        <w:tc>
          <w:tcPr>
            <w:tcW w:w="1838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9EC8A7" w14:textId="27B71C60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81 (11.6)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8462E4" w14:textId="36C85336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62 (11.9)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D2B5D2" w14:textId="3E2D0B45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19 (10.9)</w:t>
            </w:r>
          </w:p>
        </w:tc>
        <w:tc>
          <w:tcPr>
            <w:tcW w:w="114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960FD5" w14:textId="611628EF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0.733</w:t>
            </w:r>
          </w:p>
        </w:tc>
      </w:tr>
    </w:tbl>
    <w:p w14:paraId="300B4732" w14:textId="77777777" w:rsidR="0027456A" w:rsidRPr="00695D59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016253FA" w14:textId="7783ADC5" w:rsidR="0027456A" w:rsidRDefault="0072073F" w:rsidP="0072073F">
      <w:pPr>
        <w:jc w:val="both"/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72073F">
        <w:rPr>
          <w:lang w:val="en-US"/>
        </w:rPr>
        <w:t xml:space="preserve">Characteristics of patients included in the </w:t>
      </w:r>
      <w:r>
        <w:rPr>
          <w:lang w:val="en-US"/>
        </w:rPr>
        <w:t>developmental cohort</w:t>
      </w:r>
      <w:r w:rsidRPr="0072073F">
        <w:rPr>
          <w:lang w:val="en-US"/>
        </w:rPr>
        <w:t>: patients from the combined cohort (</w:t>
      </w:r>
      <w:r w:rsidR="00D8423A">
        <w:rPr>
          <w:lang w:val="en-US"/>
        </w:rPr>
        <w:t>n</w:t>
      </w:r>
      <w:r w:rsidRPr="0072073F">
        <w:rPr>
          <w:lang w:val="en-US"/>
        </w:rPr>
        <w:t>=</w:t>
      </w:r>
      <w:r>
        <w:rPr>
          <w:lang w:val="en-US"/>
        </w:rPr>
        <w:t>696</w:t>
      </w:r>
      <w:r w:rsidRPr="0072073F">
        <w:rPr>
          <w:lang w:val="en-US"/>
        </w:rPr>
        <w:t>) were randomly assigned to training (</w:t>
      </w:r>
      <w:r w:rsidR="00D8423A">
        <w:rPr>
          <w:lang w:val="en-US"/>
        </w:rPr>
        <w:t>n</w:t>
      </w:r>
      <w:r w:rsidRPr="0072073F">
        <w:rPr>
          <w:lang w:val="en-US"/>
        </w:rPr>
        <w:t>=</w:t>
      </w:r>
      <w:r>
        <w:rPr>
          <w:lang w:val="en-US"/>
        </w:rPr>
        <w:t>522</w:t>
      </w:r>
      <w:r w:rsidRPr="0072073F">
        <w:rPr>
          <w:lang w:val="en-US"/>
        </w:rPr>
        <w:t>), or validation cohort (</w:t>
      </w:r>
      <w:r w:rsidR="00D8423A">
        <w:rPr>
          <w:lang w:val="en-US"/>
        </w:rPr>
        <w:t>n</w:t>
      </w:r>
      <w:r w:rsidRPr="0072073F">
        <w:rPr>
          <w:lang w:val="en-US"/>
        </w:rPr>
        <w:t>=</w:t>
      </w:r>
      <w:r>
        <w:rPr>
          <w:lang w:val="en-US"/>
        </w:rPr>
        <w:t>174</w:t>
      </w:r>
      <w:r w:rsidRPr="0072073F">
        <w:rPr>
          <w:lang w:val="en-US"/>
        </w:rPr>
        <w:t xml:space="preserve">). </w:t>
      </w:r>
      <w:r w:rsidRPr="00290747">
        <w:rPr>
          <w:lang w:val="en-US"/>
        </w:rPr>
        <w:t>HTN, Hypertension; BP, Blood Pressure; DDD, Defined Daily Dose</w:t>
      </w:r>
      <w:r>
        <w:rPr>
          <w:lang w:val="en-US"/>
        </w:rPr>
        <w:t xml:space="preserve"> (</w:t>
      </w:r>
      <w:r w:rsidRPr="00290747">
        <w:rPr>
          <w:lang w:val="en-US"/>
        </w:rPr>
        <w:t>average maintenance dose per day for a drug used for its main indication in adults</w:t>
      </w:r>
      <w:r>
        <w:rPr>
          <w:lang w:val="en-US"/>
        </w:rPr>
        <w:t>)</w:t>
      </w:r>
      <w:r w:rsidRPr="00290747">
        <w:rPr>
          <w:lang w:val="en-US"/>
        </w:rPr>
        <w:t xml:space="preserve">; PRA, Plasma Renin Activity; </w:t>
      </w:r>
      <w:r>
        <w:rPr>
          <w:lang w:val="en-US"/>
        </w:rPr>
        <w:t xml:space="preserve">eGFR, estimated Glomerular Filtration Rate; </w:t>
      </w:r>
      <w:r w:rsidRPr="00290747">
        <w:rPr>
          <w:lang w:val="en-US"/>
        </w:rPr>
        <w:t xml:space="preserve">CV, Cardiovascular. </w:t>
      </w:r>
      <w:r>
        <w:rPr>
          <w:lang w:val="en-US"/>
        </w:rPr>
        <w:t>Organ damage is defined as presence of l</w:t>
      </w:r>
      <w:r w:rsidRPr="00290747">
        <w:rPr>
          <w:lang w:val="en-US"/>
        </w:rPr>
        <w:t xml:space="preserve">eft </w:t>
      </w:r>
      <w:r>
        <w:rPr>
          <w:lang w:val="en-US"/>
        </w:rPr>
        <w:t>v</w:t>
      </w:r>
      <w:r w:rsidRPr="00290747">
        <w:rPr>
          <w:lang w:val="en-US"/>
        </w:rPr>
        <w:t xml:space="preserve">entricular </w:t>
      </w:r>
      <w:r>
        <w:rPr>
          <w:lang w:val="en-US"/>
        </w:rPr>
        <w:t>h</w:t>
      </w:r>
      <w:r w:rsidRPr="00290747">
        <w:rPr>
          <w:lang w:val="en-US"/>
        </w:rPr>
        <w:t>ypertrophy</w:t>
      </w:r>
      <w:r>
        <w:rPr>
          <w:lang w:val="en-US"/>
        </w:rPr>
        <w:t xml:space="preserve"> at</w:t>
      </w:r>
      <w:r w:rsidRPr="00290747">
        <w:rPr>
          <w:lang w:val="en-US"/>
        </w:rPr>
        <w:t xml:space="preserve"> </w:t>
      </w:r>
      <w:r>
        <w:rPr>
          <w:lang w:val="en-US"/>
        </w:rPr>
        <w:t>e</w:t>
      </w:r>
      <w:r w:rsidRPr="00290747">
        <w:rPr>
          <w:lang w:val="en-US"/>
        </w:rPr>
        <w:t>cho</w:t>
      </w:r>
      <w:r>
        <w:rPr>
          <w:lang w:val="en-US"/>
        </w:rPr>
        <w:t xml:space="preserve">cardiography and/or microalbuminuria. </w:t>
      </w:r>
      <w:r w:rsidRPr="00290747">
        <w:rPr>
          <w:lang w:val="en-US"/>
        </w:rPr>
        <w:t>Normally and non-normally distributed variables were reported as mean ± standard deviation or median [interquartile range], respectively. Categorical variables were reported as absolute number (n) and proportion (%).</w:t>
      </w:r>
      <w:r w:rsidR="0027456A" w:rsidRPr="00987D4A">
        <w:rPr>
          <w:b/>
          <w:bCs/>
          <w:lang w:val="en-US"/>
        </w:rPr>
        <w:br w:type="page"/>
      </w:r>
    </w:p>
    <w:p w14:paraId="47A94E84" w14:textId="0185B44B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S4. Characteristics of Developmental versus Validation cohort</w:t>
      </w:r>
    </w:p>
    <w:tbl>
      <w:tblPr>
        <w:tblStyle w:val="Grigliatabellachiara"/>
        <w:tblW w:w="8517" w:type="dxa"/>
        <w:tblLook w:val="04A0" w:firstRow="1" w:lastRow="0" w:firstColumn="1" w:lastColumn="0" w:noHBand="0" w:noVBand="1"/>
      </w:tblPr>
      <w:tblGrid>
        <w:gridCol w:w="2826"/>
        <w:gridCol w:w="2272"/>
        <w:gridCol w:w="2135"/>
        <w:gridCol w:w="1284"/>
      </w:tblGrid>
      <w:tr w:rsidR="00FA4619" w:rsidRPr="00FA4619" w14:paraId="6508871D" w14:textId="77777777" w:rsidTr="00FA4619">
        <w:trPr>
          <w:trHeight w:val="459"/>
        </w:trPr>
        <w:tc>
          <w:tcPr>
            <w:tcW w:w="28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710C0233" w14:textId="77777777" w:rsidR="00FA4619" w:rsidRPr="00FA4619" w:rsidRDefault="00FA4619" w:rsidP="0000514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Variable</w:t>
            </w:r>
          </w:p>
        </w:tc>
        <w:tc>
          <w:tcPr>
            <w:tcW w:w="2272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74BD6060" w14:textId="4B038AA4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Developmental Cohort</w:t>
            </w:r>
          </w:p>
          <w:p w14:paraId="20273AD6" w14:textId="77777777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(n=696)</w:t>
            </w:r>
          </w:p>
        </w:tc>
        <w:tc>
          <w:tcPr>
            <w:tcW w:w="2135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0511E93" w14:textId="3D111487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External Validation Cohort</w:t>
            </w:r>
          </w:p>
          <w:p w14:paraId="230EE3A4" w14:textId="324A2B07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(n=</w:t>
            </w:r>
            <w:r w:rsidR="005F1FCB">
              <w:rPr>
                <w:rFonts w:ascii="Times New Roman" w:hAnsi="Times New Roman" w:cs="Times New Roman"/>
                <w:b/>
                <w:lang w:val="en-US"/>
              </w:rPr>
              <w:t>328</w:t>
            </w:r>
            <w:r w:rsidRPr="00FA4619">
              <w:rPr>
                <w:rFonts w:ascii="Times New Roman" w:hAnsi="Times New Roman" w:cs="Times New Roman"/>
                <w:b/>
                <w:lang w:val="en-US"/>
              </w:rPr>
              <w:t>)</w:t>
            </w:r>
          </w:p>
        </w:tc>
        <w:tc>
          <w:tcPr>
            <w:tcW w:w="1284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D3FD62F" w14:textId="77777777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i/>
                <w:lang w:val="en-US"/>
              </w:rPr>
              <w:t>P-</w:t>
            </w:r>
            <w:r w:rsidRPr="00FA4619">
              <w:rPr>
                <w:rFonts w:ascii="Times New Roman" w:hAnsi="Times New Roman" w:cs="Times New Roman"/>
                <w:b/>
                <w:lang w:val="en-US"/>
              </w:rPr>
              <w:t>value</w:t>
            </w:r>
          </w:p>
        </w:tc>
      </w:tr>
      <w:tr w:rsidR="00FA4619" w:rsidRPr="00FA4619" w14:paraId="4A8897CB" w14:textId="77777777" w:rsidTr="00D76309">
        <w:trPr>
          <w:trHeight w:val="459"/>
        </w:trPr>
        <w:tc>
          <w:tcPr>
            <w:tcW w:w="2826" w:type="dxa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13344CAA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Confirmed PA, n (%)</w:t>
            </w:r>
          </w:p>
        </w:tc>
        <w:tc>
          <w:tcPr>
            <w:tcW w:w="2272" w:type="dxa"/>
            <w:tcBorders>
              <w:top w:val="single" w:sz="8" w:space="0" w:color="auto"/>
            </w:tcBorders>
            <w:vAlign w:val="center"/>
          </w:tcPr>
          <w:p w14:paraId="586DC32A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421 (60.5)</w:t>
            </w:r>
          </w:p>
        </w:tc>
        <w:tc>
          <w:tcPr>
            <w:tcW w:w="2135" w:type="dxa"/>
            <w:tcBorders>
              <w:top w:val="single" w:sz="8" w:space="0" w:color="auto"/>
            </w:tcBorders>
            <w:vAlign w:val="center"/>
          </w:tcPr>
          <w:p w14:paraId="3D1557D7" w14:textId="78C64BA0" w:rsidR="00FA4619" w:rsidRPr="00D76309" w:rsidRDefault="00E21B90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173 (52.7)</w:t>
            </w:r>
          </w:p>
        </w:tc>
        <w:tc>
          <w:tcPr>
            <w:tcW w:w="1284" w:type="dxa"/>
            <w:tcBorders>
              <w:top w:val="single" w:sz="8" w:space="0" w:color="auto"/>
              <w:right w:val="single" w:sz="4" w:space="0" w:color="auto"/>
            </w:tcBorders>
            <w:vAlign w:val="center"/>
          </w:tcPr>
          <w:p w14:paraId="76D7A958" w14:textId="71E66156" w:rsidR="00FA4619" w:rsidRPr="00300714" w:rsidRDefault="00300714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300714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0.019</w:t>
            </w:r>
          </w:p>
        </w:tc>
      </w:tr>
      <w:tr w:rsidR="00FA4619" w:rsidRPr="00FA4619" w14:paraId="55BB2F0E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342647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Subtyping, UPA (%)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6CAD6255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133 (19.1)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37F69DC2" w14:textId="034377B7" w:rsidR="00FA4619" w:rsidRPr="00D76309" w:rsidRDefault="00477196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89 (27.1)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0EE6DC" w14:textId="34DAB3EF" w:rsidR="00FA4619" w:rsidRPr="00D76309" w:rsidRDefault="00A508FD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0.299</w:t>
            </w:r>
          </w:p>
        </w:tc>
      </w:tr>
      <w:tr w:rsidR="00FA4619" w:rsidRPr="00FA4619" w14:paraId="6A8CEDE4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9092194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Age at diagnosis (years)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3E59D70C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50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9.9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4F521C0D" w14:textId="6AF1B22D" w:rsidR="00FA4619" w:rsidRPr="00D76309" w:rsidRDefault="00715F25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50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13.5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0AEF59" w14:textId="402A2DC4" w:rsidR="00FA4619" w:rsidRPr="00D76309" w:rsidRDefault="00B37861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0.467</w:t>
            </w:r>
          </w:p>
        </w:tc>
      </w:tr>
      <w:tr w:rsidR="00FA4619" w:rsidRPr="00FA4619" w14:paraId="5102EBAD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8F2563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Female sex, n (%)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7D9A0D78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318 (45.7)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1ACBACD4" w14:textId="1C71AC10" w:rsidR="00FA4619" w:rsidRPr="00D76309" w:rsidRDefault="004F2AE5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192 (58.5)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B1FB50" w14:textId="43E7211B" w:rsidR="00FA4619" w:rsidRPr="002E3C97" w:rsidRDefault="002E3C97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2E3C97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6BE0A5B0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8182DDA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Duration of HTN (months)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52A3F483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64 [21; 131]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43A87E03" w14:textId="276AD663" w:rsidR="00FA4619" w:rsidRPr="00D76309" w:rsidRDefault="008820D7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48 [11; 138]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F700A6" w14:textId="4B9AFA7D" w:rsidR="00FA4619" w:rsidRPr="003402EF" w:rsidRDefault="003402EF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3402EF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0.006</w:t>
            </w:r>
          </w:p>
        </w:tc>
      </w:tr>
      <w:tr w:rsidR="00FA4619" w:rsidRPr="00FA4619" w14:paraId="42BC3310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41326C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Systolic BP (mmHg)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743818D8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155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20.3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4991E80F" w14:textId="14B868C8" w:rsidR="00FA4619" w:rsidRPr="00D76309" w:rsidRDefault="001E5F8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150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19.6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D806C00" w14:textId="4EAD76F7" w:rsidR="00FA4619" w:rsidRPr="00E33BCC" w:rsidRDefault="00E33BCC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E33BCC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78A5D962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8FFB86A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Diastolic BP (mmHg)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15529EEA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95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11.0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33600E56" w14:textId="2AFC06B6" w:rsidR="00FA4619" w:rsidRPr="00D76309" w:rsidRDefault="00BE05A2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93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12.4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12D5EF" w14:textId="34E7EB30" w:rsidR="00FA4619" w:rsidRPr="00D76309" w:rsidRDefault="007E172B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0.136</w:t>
            </w:r>
          </w:p>
        </w:tc>
      </w:tr>
      <w:tr w:rsidR="00FA4619" w:rsidRPr="00FA4619" w14:paraId="50137B93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918136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Antihypertensive medication (DDD)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2216AACB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2.15 [1.00; 4.00]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378723C8" w14:textId="62D60475" w:rsidR="00FA4619" w:rsidRPr="00D76309" w:rsidRDefault="0056146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1.00 [0.00; 2.50]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748B5E" w14:textId="075B95F9" w:rsidR="00FA4619" w:rsidRPr="00D76309" w:rsidRDefault="003402E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E33BCC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52F588E7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6789BDC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BMI (Kg/sqm)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2BFFF827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25.7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4.28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41870C3D" w14:textId="13CFBC12" w:rsidR="00FA4619" w:rsidRPr="00D76309" w:rsidRDefault="00E50543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27.0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5.09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ED6982" w14:textId="7C0CDB94" w:rsidR="00FA4619" w:rsidRPr="009D0414" w:rsidRDefault="003A0F10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9D0414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2A41A565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91D651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PRA at screening (ng/mL/h)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65D7B771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0.30 [0.15; 0.40]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252CB0D8" w14:textId="502F0119" w:rsidR="00FA4619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N.A.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890996" w14:textId="603180AC" w:rsidR="00FA4619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N.A.</w:t>
            </w:r>
          </w:p>
        </w:tc>
      </w:tr>
      <w:tr w:rsidR="00DA53AF" w:rsidRPr="00FA4619" w14:paraId="773C2225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B12438F" w14:textId="77777777" w:rsidR="00DA53AF" w:rsidRPr="00D76309" w:rsidRDefault="00DA53AF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DRC at screening</w:t>
            </w:r>
          </w:p>
          <w:p w14:paraId="5DB41E5A" w14:textId="49EB99DD" w:rsidR="00DA53AF" w:rsidRPr="00D76309" w:rsidRDefault="00DA53AF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(mU/L)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61FD5423" w14:textId="576B7312" w:rsidR="00DA53AF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N.A.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4E919CB4" w14:textId="45974820" w:rsidR="00DA53AF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2.7 [2.0; 5.6]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3358500" w14:textId="687C7211" w:rsidR="00DA53AF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N.A.</w:t>
            </w:r>
          </w:p>
        </w:tc>
      </w:tr>
      <w:tr w:rsidR="00FA4619" w:rsidRPr="00FA4619" w14:paraId="6605EA7D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72EEBB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Aldosterone at screening (ng/dL)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5B3D4A02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25.6 [18.7; 35.5]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7CDB227F" w14:textId="2CD043E9" w:rsidR="00FA4619" w:rsidRPr="00D76309" w:rsidRDefault="002B23C0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12.8 [8.2; 20.0]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DC768A1" w14:textId="5F9527A1" w:rsidR="00FA4619" w:rsidRPr="00D76309" w:rsidRDefault="003402E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E33BCC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31C3D838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C019CF2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Lowest Potassium (mEq/L)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34EEBA18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3.8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0.62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74C6FF42" w14:textId="1FFE1B61" w:rsidR="00FA4619" w:rsidRPr="00D76309" w:rsidRDefault="00B86B7B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3.5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0.51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3B79FF" w14:textId="57D41F69" w:rsidR="00FA4619" w:rsidRPr="00D76309" w:rsidRDefault="00794E6A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D0414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77D753DD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4AB91B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eGFR (mL/min)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6AAC15B3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91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17.0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5854BA6D" w14:textId="420C6B9C" w:rsidR="00FA4619" w:rsidRPr="00D76309" w:rsidRDefault="006C6DC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87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19.9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80C376" w14:textId="45696742" w:rsidR="00FA4619" w:rsidRPr="00794E6A" w:rsidRDefault="00794E6A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794E6A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0.001</w:t>
            </w:r>
          </w:p>
        </w:tc>
      </w:tr>
      <w:tr w:rsidR="0005548C" w:rsidRPr="00FA4619" w14:paraId="5BD8D884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AB948DD" w14:textId="393A7997" w:rsidR="0005548C" w:rsidRPr="00D76309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Diabetes, n (%)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512CF843" w14:textId="13577252" w:rsidR="0005548C" w:rsidRPr="00D76309" w:rsidRDefault="0005548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44 (6.3)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5086582A" w14:textId="6B46F678" w:rsidR="0005548C" w:rsidRPr="00D76309" w:rsidRDefault="00740696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36 (11.0)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F1305A" w14:textId="18D29C94" w:rsidR="0005548C" w:rsidRPr="00CA6D4D" w:rsidRDefault="00CA6D4D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CA6D4D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0.010</w:t>
            </w:r>
          </w:p>
        </w:tc>
      </w:tr>
      <w:tr w:rsidR="0005548C" w:rsidRPr="00FA4619" w14:paraId="79EEE0D7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8F72868" w14:textId="1CC96CD0" w:rsidR="0005548C" w:rsidRPr="00D76309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Organ damage, n (%)</w:t>
            </w:r>
          </w:p>
        </w:tc>
        <w:tc>
          <w:tcPr>
            <w:tcW w:w="2272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CD5D933" w14:textId="766023CD" w:rsidR="0005548C" w:rsidRPr="00D76309" w:rsidRDefault="0005548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404 (58.0)</w:t>
            </w:r>
          </w:p>
        </w:tc>
        <w:tc>
          <w:tcPr>
            <w:tcW w:w="2135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78996C1A" w14:textId="0B5C96E4" w:rsidR="0005548C" w:rsidRPr="00D76309" w:rsidRDefault="00740696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129 (39.3)</w:t>
            </w:r>
          </w:p>
        </w:tc>
        <w:tc>
          <w:tcPr>
            <w:tcW w:w="1284" w:type="dxa"/>
            <w:tcBorders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D51762" w14:textId="29B8A1F2" w:rsidR="0005548C" w:rsidRPr="001C3DC9" w:rsidRDefault="001C3DC9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1C3DC9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05548C" w:rsidRPr="00FA4619" w14:paraId="61D5CE9A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C349AEE" w14:textId="614A712C" w:rsidR="0005548C" w:rsidRPr="00D76309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CV events, n (%)</w:t>
            </w:r>
          </w:p>
        </w:tc>
        <w:tc>
          <w:tcPr>
            <w:tcW w:w="227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9287BFE" w14:textId="7FE48F01" w:rsidR="0005548C" w:rsidRPr="00D76309" w:rsidRDefault="0005548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81 (11.6)</w:t>
            </w:r>
          </w:p>
        </w:tc>
        <w:tc>
          <w:tcPr>
            <w:tcW w:w="213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74AB805" w14:textId="6A369907" w:rsidR="0005548C" w:rsidRPr="00D76309" w:rsidRDefault="00740696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39 (11.9)</w:t>
            </w:r>
          </w:p>
        </w:tc>
        <w:tc>
          <w:tcPr>
            <w:tcW w:w="128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828284" w14:textId="49ADC988" w:rsidR="0005548C" w:rsidRPr="00D76309" w:rsidRDefault="00456D7D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0.907</w:t>
            </w:r>
          </w:p>
        </w:tc>
      </w:tr>
    </w:tbl>
    <w:p w14:paraId="0346C619" w14:textId="77777777" w:rsidR="0027456A" w:rsidRPr="00E51304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37B3AED4" w14:textId="5B9F7683" w:rsidR="0027456A" w:rsidRPr="0027456A" w:rsidRDefault="00FE1925" w:rsidP="00096C5A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b/>
          <w:bCs/>
        </w:rPr>
      </w:pPr>
      <w:r>
        <w:rPr>
          <w:rFonts w:hAnsi="Times New Roman" w:cs="Times New Roman"/>
        </w:rPr>
        <w:t>C</w:t>
      </w:r>
      <w:r w:rsidRPr="00FE1925">
        <w:rPr>
          <w:rFonts w:hAnsi="Times New Roman" w:cs="Times New Roman"/>
        </w:rPr>
        <w:t xml:space="preserve">haracteristics of patients included in the analysis: patients from the </w:t>
      </w:r>
      <w:r>
        <w:rPr>
          <w:rFonts w:hAnsi="Times New Roman" w:cs="Times New Roman"/>
        </w:rPr>
        <w:t xml:space="preserve">developmental cohort from </w:t>
      </w:r>
      <w:r w:rsidRPr="00FE1925">
        <w:rPr>
          <w:rFonts w:hAnsi="Times New Roman" w:cs="Times New Roman"/>
        </w:rPr>
        <w:t>Torino (</w:t>
      </w:r>
      <w:r w:rsidR="00D8423A">
        <w:rPr>
          <w:rFonts w:hAnsi="Times New Roman" w:cs="Times New Roman"/>
        </w:rPr>
        <w:t>n</w:t>
      </w:r>
      <w:r w:rsidRPr="00FE1925">
        <w:rPr>
          <w:rFonts w:hAnsi="Times New Roman" w:cs="Times New Roman"/>
        </w:rPr>
        <w:t>=</w:t>
      </w:r>
      <w:r>
        <w:rPr>
          <w:rFonts w:hAnsi="Times New Roman" w:cs="Times New Roman"/>
        </w:rPr>
        <w:t>696</w:t>
      </w:r>
      <w:r w:rsidRPr="00FE1925">
        <w:rPr>
          <w:rFonts w:hAnsi="Times New Roman" w:cs="Times New Roman"/>
        </w:rPr>
        <w:t xml:space="preserve">) were compared to patients </w:t>
      </w:r>
      <w:r>
        <w:rPr>
          <w:rFonts w:hAnsi="Times New Roman" w:cs="Times New Roman"/>
        </w:rPr>
        <w:t>from</w:t>
      </w:r>
      <w:r w:rsidRPr="00FE1925">
        <w:rPr>
          <w:rFonts w:hAnsi="Times New Roman" w:cs="Times New Roman"/>
        </w:rPr>
        <w:t xml:space="preserve"> the</w:t>
      </w:r>
      <w:r>
        <w:rPr>
          <w:rFonts w:hAnsi="Times New Roman" w:cs="Times New Roman"/>
        </w:rPr>
        <w:t xml:space="preserve"> external validation</w:t>
      </w:r>
      <w:r w:rsidR="0050706A">
        <w:rPr>
          <w:rFonts w:hAnsi="Times New Roman" w:cs="Times New Roman"/>
        </w:rPr>
        <w:t xml:space="preserve"> cohort</w:t>
      </w:r>
      <w:r>
        <w:rPr>
          <w:rFonts w:hAnsi="Times New Roman" w:cs="Times New Roman"/>
        </w:rPr>
        <w:t xml:space="preserve"> from</w:t>
      </w:r>
      <w:r w:rsidRPr="00FE1925">
        <w:rPr>
          <w:rFonts w:hAnsi="Times New Roman" w:cs="Times New Roman"/>
        </w:rPr>
        <w:t xml:space="preserve"> Munich (</w:t>
      </w:r>
      <w:r w:rsidR="00D8423A">
        <w:rPr>
          <w:rFonts w:hAnsi="Times New Roman" w:cs="Times New Roman"/>
        </w:rPr>
        <w:t>n</w:t>
      </w:r>
      <w:r w:rsidRPr="00FE1925">
        <w:rPr>
          <w:rFonts w:hAnsi="Times New Roman" w:cs="Times New Roman"/>
        </w:rPr>
        <w:t>=</w:t>
      </w:r>
      <w:r w:rsidR="0051272A">
        <w:rPr>
          <w:rFonts w:hAnsi="Times New Roman" w:cs="Times New Roman"/>
        </w:rPr>
        <w:t>328</w:t>
      </w:r>
      <w:r w:rsidRPr="00FE1925">
        <w:rPr>
          <w:rFonts w:hAnsi="Times New Roman" w:cs="Times New Roman"/>
        </w:rPr>
        <w:t>).</w:t>
      </w:r>
      <w:r w:rsidR="00096C5A">
        <w:rPr>
          <w:rFonts w:hAnsi="Times New Roman" w:cs="Times New Roman"/>
        </w:rPr>
        <w:t xml:space="preserve"> </w:t>
      </w:r>
      <w:r w:rsidR="00096C5A" w:rsidRPr="00096C5A">
        <w:rPr>
          <w:rFonts w:hAnsi="Times New Roman" w:cs="Times New Roman"/>
        </w:rPr>
        <w:t xml:space="preserve">HTN, Hypertension; BP, Blood Pressure; DDD, Defined Daily Dose (average maintenance dose per day for a drug used for its main indication in adults); PRA, Plasma Renin Activity; eGFR, estimated Glomerular Filtration Rate; CV, Cardiovascular. </w:t>
      </w:r>
      <w:r w:rsidR="00096C5A" w:rsidRPr="00397625">
        <w:rPr>
          <w:rFonts w:hAnsi="Times New Roman" w:cs="Times New Roman"/>
        </w:rPr>
        <w:t>Organ damage is defined as presence of left ventricular hypertrophy at echocardiography and/or microalbuminuria. Normally and non-normally distributed variables were reported as mean ± standard deviation or median [interquartile range], respectively. Categorical variables were reported as absolute number (n) and proportion (%).</w:t>
      </w:r>
    </w:p>
    <w:p w14:paraId="08DC8FB9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987D4A">
        <w:rPr>
          <w:b/>
          <w:bCs/>
          <w:lang w:val="en-US"/>
        </w:rPr>
        <w:br w:type="page"/>
      </w:r>
    </w:p>
    <w:p w14:paraId="225A5C5D" w14:textId="3A2B8888" w:rsidR="005C473F" w:rsidRDefault="005C473F" w:rsidP="005C473F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</w:t>
      </w:r>
      <w:r>
        <w:rPr>
          <w:rFonts w:hAnsi="Times New Roman" w:cs="Times New Roman"/>
          <w:b/>
          <w:bCs/>
        </w:rPr>
        <w:t>5</w:t>
      </w:r>
      <w:r w:rsidRPr="0027456A">
        <w:rPr>
          <w:rFonts w:hAnsi="Times New Roman" w:cs="Times New Roman"/>
          <w:b/>
          <w:bCs/>
        </w:rPr>
        <w:t xml:space="preserve">. </w:t>
      </w:r>
      <w:r w:rsidR="0000514F">
        <w:rPr>
          <w:rFonts w:hAnsi="Times New Roman" w:cs="Times New Roman"/>
          <w:b/>
          <w:bCs/>
        </w:rPr>
        <w:t>Diagnostic performance of machine learning based models</w:t>
      </w:r>
    </w:p>
    <w:tbl>
      <w:tblPr>
        <w:tblStyle w:val="Grigliatabella"/>
        <w:tblW w:w="944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077"/>
        <w:gridCol w:w="15"/>
        <w:gridCol w:w="1686"/>
        <w:gridCol w:w="1701"/>
        <w:gridCol w:w="15"/>
        <w:gridCol w:w="1686"/>
        <w:gridCol w:w="680"/>
        <w:gridCol w:w="15"/>
      </w:tblGrid>
      <w:tr w:rsidR="00787134" w:rsidRPr="005129C2" w14:paraId="7A3451EF" w14:textId="77777777" w:rsidTr="00787134">
        <w:trPr>
          <w:trHeight w:val="488"/>
        </w:trPr>
        <w:tc>
          <w:tcPr>
            <w:tcW w:w="3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F9621D7" w14:textId="4DFE6767" w:rsidR="005C473F" w:rsidRPr="005129C2" w:rsidRDefault="00D7140B" w:rsidP="0000514F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PACT</w:t>
            </w:r>
            <w:r w:rsidR="005C473F" w:rsidRPr="005129C2">
              <w:rPr>
                <w:b/>
                <w:lang w:val="en-GB"/>
              </w:rPr>
              <w:t xml:space="preserve"> Score Accuracy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D9D2EF0" w14:textId="77777777" w:rsidR="005C473F" w:rsidRPr="005129C2" w:rsidRDefault="005C473F" w:rsidP="0000514F">
            <w:pPr>
              <w:jc w:val="center"/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Predicted Diagnosis</w:t>
            </w:r>
          </w:p>
        </w:tc>
        <w:tc>
          <w:tcPr>
            <w:tcW w:w="2381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1E9483" w14:textId="77777777" w:rsidR="005C473F" w:rsidRPr="005129C2" w:rsidRDefault="005C473F" w:rsidP="0000514F">
            <w:pPr>
              <w:jc w:val="center"/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Performance</w:t>
            </w:r>
          </w:p>
        </w:tc>
      </w:tr>
      <w:tr w:rsidR="00787134" w:rsidRPr="005129C2" w14:paraId="09526E59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43830B0" w14:textId="4EB643B2" w:rsidR="005C473F" w:rsidRPr="005129C2" w:rsidRDefault="00CA7215" w:rsidP="0000514F">
            <w:pPr>
              <w:spacing w:after="120"/>
              <w:ind w:left="113" w:right="113"/>
              <w:jc w:val="center"/>
              <w:rPr>
                <w:lang w:val="en-GB"/>
              </w:rPr>
            </w:pPr>
            <w:r>
              <w:rPr>
                <w:b/>
                <w:lang w:val="en-GB"/>
              </w:rPr>
              <w:t>LDA Model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B0BB4F" w14:textId="77777777" w:rsidR="005C473F" w:rsidRPr="005129C2" w:rsidRDefault="005C473F" w:rsidP="0000514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0EAAB4" w14:textId="77777777" w:rsidR="005C473F" w:rsidRPr="005129C2" w:rsidRDefault="005C473F" w:rsidP="0000514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B78F89" w14:textId="77777777" w:rsidR="005C473F" w:rsidRPr="005129C2" w:rsidRDefault="005C473F" w:rsidP="0000514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0A53EF" w14:textId="77777777" w:rsidR="005C473F" w:rsidRPr="005129C2" w:rsidRDefault="005C473F" w:rsidP="0000514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42D781" w14:textId="1B67649B" w:rsidR="005C473F" w:rsidRPr="005129C2" w:rsidRDefault="002F1F2B" w:rsidP="0000514F">
            <w:pPr>
              <w:jc w:val="center"/>
            </w:pPr>
            <w:r w:rsidRPr="00843912">
              <w:rPr>
                <w:lang w:val="en-US"/>
              </w:rPr>
              <w:t>7</w:t>
            </w:r>
            <w:r w:rsidR="00A37FC1">
              <w:rPr>
                <w:lang w:val="en-US"/>
              </w:rPr>
              <w:t>9</w:t>
            </w:r>
            <w:r w:rsidRPr="00843912">
              <w:rPr>
                <w:lang w:val="en-US"/>
              </w:rPr>
              <w:t>.</w:t>
            </w:r>
            <w:r w:rsidR="00A37FC1">
              <w:rPr>
                <w:lang w:val="en-US"/>
              </w:rPr>
              <w:t>7</w:t>
            </w:r>
          </w:p>
        </w:tc>
      </w:tr>
      <w:tr w:rsidR="00787134" w:rsidRPr="005129C2" w14:paraId="1162F471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A5FF0D3" w14:textId="77777777" w:rsidR="00A37FC1" w:rsidRPr="005129C2" w:rsidRDefault="00A37FC1" w:rsidP="00A37FC1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A693BD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A7E7F45" w14:textId="1D4AFB15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272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1E54A16" w14:textId="6998AC97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50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4582DE6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E5866E" w14:textId="4504BB88" w:rsidR="00A37FC1" w:rsidRPr="005129C2" w:rsidRDefault="00A37FC1" w:rsidP="00A37FC1">
            <w:pPr>
              <w:jc w:val="center"/>
            </w:pPr>
            <w:r w:rsidRPr="00843912">
              <w:rPr>
                <w:lang w:val="en-US"/>
              </w:rPr>
              <w:t>8</w:t>
            </w:r>
            <w:r>
              <w:rPr>
                <w:lang w:val="en-US"/>
              </w:rPr>
              <w:t>4</w:t>
            </w:r>
            <w:r w:rsidRPr="00843912">
              <w:rPr>
                <w:lang w:val="en-US"/>
              </w:rPr>
              <w:t>.</w:t>
            </w:r>
            <w:r>
              <w:rPr>
                <w:lang w:val="en-US"/>
              </w:rPr>
              <w:t>5</w:t>
            </w:r>
          </w:p>
        </w:tc>
      </w:tr>
      <w:tr w:rsidR="00787134" w:rsidRPr="005129C2" w14:paraId="753126DB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485BA9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F1163F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EF3D0A" w14:textId="342940FA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56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56D6A" w14:textId="1B1BEA26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144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4371F8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817AE" w14:textId="2EB19635" w:rsidR="00A37FC1" w:rsidRPr="005129C2" w:rsidRDefault="00A37FC1" w:rsidP="00A37FC1">
            <w:pPr>
              <w:jc w:val="center"/>
            </w:pPr>
            <w:r w:rsidRPr="00843912">
              <w:rPr>
                <w:lang w:val="en-US"/>
              </w:rPr>
              <w:t>7</w:t>
            </w:r>
            <w:r>
              <w:rPr>
                <w:lang w:val="en-US"/>
              </w:rPr>
              <w:t>2</w:t>
            </w:r>
            <w:r w:rsidRPr="00843912">
              <w:rPr>
                <w:lang w:val="en-US"/>
              </w:rPr>
              <w:t>.</w:t>
            </w:r>
            <w:r>
              <w:rPr>
                <w:lang w:val="en-US"/>
              </w:rPr>
              <w:t>0</w:t>
            </w:r>
          </w:p>
        </w:tc>
      </w:tr>
      <w:tr w:rsidR="00787134" w:rsidRPr="005129C2" w14:paraId="329DF6D0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79AC85AF" w14:textId="77777777" w:rsidR="002F1F2B" w:rsidRPr="005129C2" w:rsidRDefault="002F1F2B" w:rsidP="002F1F2B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917A97" w14:textId="77777777" w:rsidR="002F1F2B" w:rsidRPr="005129C2" w:rsidRDefault="002F1F2B" w:rsidP="002F1F2B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18E1F9" w14:textId="77777777" w:rsidR="002F1F2B" w:rsidRPr="005129C2" w:rsidRDefault="002F1F2B" w:rsidP="002F1F2B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7A1F59B" w14:textId="77777777" w:rsidR="002F1F2B" w:rsidRPr="005129C2" w:rsidRDefault="002F1F2B" w:rsidP="002F1F2B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582794" w14:textId="77777777" w:rsidR="002F1F2B" w:rsidRPr="005129C2" w:rsidRDefault="002F1F2B" w:rsidP="002F1F2B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F344A9" w14:textId="29396525" w:rsidR="002F1F2B" w:rsidRPr="005129C2" w:rsidRDefault="00A37FC1" w:rsidP="002F1F2B">
            <w:pPr>
              <w:jc w:val="center"/>
            </w:pPr>
            <w:r w:rsidRPr="00A37FC1">
              <w:rPr>
                <w:color w:val="000000" w:themeColor="text1"/>
                <w:lang w:val="en-US"/>
              </w:rPr>
              <w:t>77.6</w:t>
            </w:r>
          </w:p>
        </w:tc>
      </w:tr>
      <w:tr w:rsidR="00787134" w:rsidRPr="005129C2" w14:paraId="6D5E2412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112674C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11B15D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3CE2636" w14:textId="75580352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82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9CAEE5" w14:textId="0E8C7662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17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3EE79C2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EC1D6E6" w14:textId="41C4F817" w:rsidR="00A37FC1" w:rsidRPr="005129C2" w:rsidRDefault="00A37FC1" w:rsidP="00A37FC1">
            <w:pPr>
              <w:jc w:val="center"/>
            </w:pPr>
            <w:r w:rsidRPr="00012E64">
              <w:rPr>
                <w:lang w:val="en-US"/>
              </w:rPr>
              <w:t>8</w:t>
            </w:r>
            <w:r>
              <w:rPr>
                <w:lang w:val="en-US"/>
              </w:rPr>
              <w:t>2</w:t>
            </w:r>
            <w:r w:rsidRPr="00012E64">
              <w:rPr>
                <w:lang w:val="en-US"/>
              </w:rPr>
              <w:t>.8</w:t>
            </w:r>
          </w:p>
        </w:tc>
      </w:tr>
      <w:tr w:rsidR="00787134" w:rsidRPr="005129C2" w14:paraId="6FE76DAC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9AC3BE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543DF1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D9324C" w14:textId="30FE2CB4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22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B6F3D" w14:textId="505CA51A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53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4976AFF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0B1F3" w14:textId="02E64DA2" w:rsidR="00A37FC1" w:rsidRPr="005129C2" w:rsidRDefault="00A37FC1" w:rsidP="00A37FC1">
            <w:pPr>
              <w:jc w:val="center"/>
            </w:pPr>
            <w:r w:rsidRPr="00012E64">
              <w:rPr>
                <w:lang w:val="en-US"/>
              </w:rPr>
              <w:t>7</w:t>
            </w:r>
            <w:r>
              <w:rPr>
                <w:lang w:val="en-US"/>
              </w:rPr>
              <w:t>0</w:t>
            </w:r>
            <w:r w:rsidRPr="00012E64">
              <w:rPr>
                <w:lang w:val="en-US"/>
              </w:rPr>
              <w:t>.</w:t>
            </w:r>
            <w:r>
              <w:rPr>
                <w:lang w:val="en-US"/>
              </w:rPr>
              <w:t>7</w:t>
            </w:r>
          </w:p>
        </w:tc>
      </w:tr>
      <w:tr w:rsidR="00787134" w:rsidRPr="005129C2" w14:paraId="7327192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675ABE" w14:textId="77777777" w:rsidR="000713D6" w:rsidRPr="005129C2" w:rsidRDefault="000713D6" w:rsidP="000713D6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10FD38" w14:textId="77777777" w:rsidR="000713D6" w:rsidRPr="005129C2" w:rsidRDefault="000713D6" w:rsidP="000713D6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CF3126" w14:textId="77777777" w:rsidR="000713D6" w:rsidRPr="005129C2" w:rsidRDefault="000713D6" w:rsidP="000713D6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9D568B" w14:textId="77777777" w:rsidR="000713D6" w:rsidRPr="005129C2" w:rsidRDefault="000713D6" w:rsidP="000713D6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0E073D" w14:textId="77777777" w:rsidR="000713D6" w:rsidRPr="005129C2" w:rsidRDefault="000713D6" w:rsidP="000713D6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38627D" w14:textId="48E85E40" w:rsidR="000713D6" w:rsidRPr="00201F6F" w:rsidRDefault="00D16E65" w:rsidP="000713D6">
            <w:pPr>
              <w:jc w:val="center"/>
            </w:pPr>
            <w:r w:rsidRPr="00201F6F">
              <w:rPr>
                <w:lang w:val="en-US"/>
              </w:rPr>
              <w:t>7</w:t>
            </w:r>
            <w:r w:rsidR="00A37FC1">
              <w:rPr>
                <w:lang w:val="en-US"/>
              </w:rPr>
              <w:t>9</w:t>
            </w:r>
            <w:r w:rsidRPr="00201F6F">
              <w:rPr>
                <w:lang w:val="en-US"/>
              </w:rPr>
              <w:t>.</w:t>
            </w:r>
            <w:r w:rsidR="00A37FC1">
              <w:rPr>
                <w:lang w:val="en-US"/>
              </w:rPr>
              <w:t>2</w:t>
            </w:r>
          </w:p>
        </w:tc>
      </w:tr>
      <w:tr w:rsidR="00787134" w:rsidRPr="005129C2" w14:paraId="0D11CC40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DFC8213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16E075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57AD9BE7" w14:textId="3BD0B7E0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354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A42DDFC" w14:textId="738FCE85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67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24AEA0F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F020F4C" w14:textId="37B4FDEC" w:rsidR="00A37FC1" w:rsidRPr="005129C2" w:rsidRDefault="00A37FC1" w:rsidP="00A37FC1">
            <w:pPr>
              <w:jc w:val="center"/>
            </w:pPr>
            <w:r w:rsidRPr="00D07A8C">
              <w:rPr>
                <w:lang w:val="en-US"/>
              </w:rPr>
              <w:t>8</w:t>
            </w:r>
            <w:r>
              <w:rPr>
                <w:lang w:val="en-US"/>
              </w:rPr>
              <w:t>4</w:t>
            </w:r>
            <w:r w:rsidRPr="00D07A8C">
              <w:rPr>
                <w:lang w:val="en-US"/>
              </w:rPr>
              <w:t>.</w:t>
            </w:r>
            <w:r>
              <w:rPr>
                <w:lang w:val="en-US"/>
              </w:rPr>
              <w:t>1</w:t>
            </w:r>
          </w:p>
        </w:tc>
      </w:tr>
      <w:tr w:rsidR="00787134" w:rsidRPr="005129C2" w14:paraId="5179ED5B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ED56D9E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DB3358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4D9501" w14:textId="6E06068D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78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5A1FA2" w14:textId="56865ADC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197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B7C3C47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15300" w14:textId="4825A159" w:rsidR="00A37FC1" w:rsidRPr="005129C2" w:rsidRDefault="00A37FC1" w:rsidP="00A37FC1">
            <w:pPr>
              <w:jc w:val="center"/>
            </w:pPr>
            <w:r w:rsidRPr="00D07A8C">
              <w:rPr>
                <w:lang w:val="en-US"/>
              </w:rPr>
              <w:t>7</w:t>
            </w:r>
            <w:r>
              <w:rPr>
                <w:lang w:val="en-US"/>
              </w:rPr>
              <w:t>1</w:t>
            </w:r>
            <w:r w:rsidRPr="00D07A8C">
              <w:rPr>
                <w:lang w:val="en-US"/>
              </w:rPr>
              <w:t>.</w:t>
            </w:r>
            <w:r>
              <w:rPr>
                <w:lang w:val="en-US"/>
              </w:rPr>
              <w:t>6</w:t>
            </w:r>
          </w:p>
        </w:tc>
      </w:tr>
      <w:tr w:rsidR="00787134" w:rsidRPr="005129C2" w14:paraId="4DC8F809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D93AB67" w14:textId="47606509" w:rsidR="00D16E65" w:rsidRPr="005129C2" w:rsidRDefault="00D16E65" w:rsidP="00D16E65">
            <w:pPr>
              <w:spacing w:after="120"/>
              <w:ind w:left="113" w:right="113"/>
              <w:jc w:val="center"/>
              <w:rPr>
                <w:lang w:val="en-GB"/>
              </w:rPr>
            </w:pPr>
            <w:r>
              <w:rPr>
                <w:b/>
                <w:lang w:val="en-GB"/>
              </w:rPr>
              <w:t>RF Model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23651C" w14:textId="77777777" w:rsidR="00D16E65" w:rsidRPr="005129C2" w:rsidRDefault="00D16E65" w:rsidP="00D16E65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EAC315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E4AC34A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32AC60" w14:textId="77777777" w:rsidR="00D16E65" w:rsidRPr="005129C2" w:rsidRDefault="00D16E65" w:rsidP="00D16E65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0BA516" w14:textId="72CB72D7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82.8</w:t>
            </w:r>
          </w:p>
        </w:tc>
      </w:tr>
      <w:tr w:rsidR="00787134" w:rsidRPr="005129C2" w14:paraId="4ED028A2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1E05034" w14:textId="77777777" w:rsidR="00D16E65" w:rsidRPr="005129C2" w:rsidRDefault="00D16E65" w:rsidP="00D16E65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71BA0E" w14:textId="77777777" w:rsidR="00D16E65" w:rsidRPr="005129C2" w:rsidRDefault="00D16E65" w:rsidP="00D16E6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76FB526C" w14:textId="636FD682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286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295E0F0" w14:textId="5485214D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36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AE319A6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55BD391" w14:textId="2850F3ED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88.8</w:t>
            </w:r>
          </w:p>
        </w:tc>
      </w:tr>
      <w:tr w:rsidR="00787134" w:rsidRPr="005129C2" w14:paraId="15F492B1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B3A938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6F7F11" w14:textId="77777777" w:rsidR="00D16E65" w:rsidRPr="005129C2" w:rsidRDefault="00D16E65" w:rsidP="00D16E6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6A9216" w14:textId="125B6C47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54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3007A" w14:textId="5855A972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146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2E621C8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AAF138" w14:textId="44AAA3E3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73.0</w:t>
            </w:r>
          </w:p>
        </w:tc>
      </w:tr>
      <w:tr w:rsidR="00787134" w:rsidRPr="005129C2" w14:paraId="0EAF4586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62AC3D42" w14:textId="77777777" w:rsidR="00D16E65" w:rsidRPr="005129C2" w:rsidRDefault="00D16E65" w:rsidP="00D16E65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B6FD39" w14:textId="77777777" w:rsidR="00D16E65" w:rsidRPr="005129C2" w:rsidRDefault="00D16E65" w:rsidP="00D16E65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1D2AED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04C148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677B24F" w14:textId="77777777" w:rsidR="00D16E65" w:rsidRPr="005129C2" w:rsidRDefault="00D16E65" w:rsidP="00D16E65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0061A8" w14:textId="7931AAE8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79.9</w:t>
            </w:r>
          </w:p>
        </w:tc>
      </w:tr>
      <w:tr w:rsidR="00787134" w:rsidRPr="005129C2" w14:paraId="44BC4360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0AD0D6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FA938F" w14:textId="77777777" w:rsidR="00D16E65" w:rsidRPr="005129C2" w:rsidRDefault="00D16E65" w:rsidP="00D16E6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39FBAB7E" w14:textId="5694F08C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84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EED2C0" w14:textId="2ADD02AD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15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17B84A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005ACA1" w14:textId="7FC1DED9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84.8</w:t>
            </w:r>
          </w:p>
        </w:tc>
      </w:tr>
      <w:tr w:rsidR="00787134" w:rsidRPr="005129C2" w14:paraId="62467A96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719E22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CC332C" w14:textId="77777777" w:rsidR="00D16E65" w:rsidRPr="005129C2" w:rsidRDefault="00D16E65" w:rsidP="00D16E6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D4215D" w14:textId="7BBC7C30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20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10A25C" w14:textId="08F5395F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55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8317864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46D6A" w14:textId="4B8F33E0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73.3</w:t>
            </w:r>
          </w:p>
        </w:tc>
      </w:tr>
      <w:tr w:rsidR="00787134" w:rsidRPr="005129C2" w14:paraId="4846ABB1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9A8BB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2AD869" w14:textId="77777777" w:rsidR="00D16E65" w:rsidRPr="005129C2" w:rsidRDefault="00D16E65" w:rsidP="00D16E65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BD231E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F8E9D3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2F18C6" w14:textId="77777777" w:rsidR="00D16E65" w:rsidRPr="005129C2" w:rsidRDefault="00D16E65" w:rsidP="00D16E65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D62499" w14:textId="5506BBA8" w:rsidR="00D16E65" w:rsidRPr="003629DD" w:rsidRDefault="00201F6F" w:rsidP="00D16E65">
            <w:pPr>
              <w:jc w:val="center"/>
            </w:pPr>
            <w:r w:rsidRPr="003629DD">
              <w:rPr>
                <w:lang w:val="en-US"/>
              </w:rPr>
              <w:t>82.</w:t>
            </w:r>
            <w:r w:rsidR="00626C54">
              <w:rPr>
                <w:lang w:val="en-US"/>
              </w:rPr>
              <w:t>0</w:t>
            </w:r>
          </w:p>
        </w:tc>
      </w:tr>
      <w:tr w:rsidR="00787134" w:rsidRPr="005129C2" w14:paraId="6175393F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358249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1D41451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501C538C" w14:textId="13C2B94C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3</w:t>
            </w:r>
            <w:r w:rsidR="00467D01">
              <w:rPr>
                <w:lang w:val="en-US"/>
              </w:rPr>
              <w:t>70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9BDFFD1" w14:textId="5498AF51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5</w:t>
            </w:r>
            <w:r w:rsidR="00467D01">
              <w:rPr>
                <w:lang w:val="en-US"/>
              </w:rPr>
              <w:t>1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90BEC9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9801368" w14:textId="5D62505D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87.</w:t>
            </w:r>
            <w:r w:rsidR="00626C54">
              <w:rPr>
                <w:lang w:val="en-US"/>
              </w:rPr>
              <w:t>9</w:t>
            </w:r>
          </w:p>
        </w:tc>
      </w:tr>
      <w:tr w:rsidR="00787134" w:rsidRPr="005129C2" w14:paraId="64CA8F97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221621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B7CD93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5565539" w14:textId="18A12EF7" w:rsidR="00201F6F" w:rsidRPr="005129C2" w:rsidRDefault="00467D01" w:rsidP="00201F6F">
            <w:pPr>
              <w:jc w:val="center"/>
            </w:pPr>
            <w:r>
              <w:rPr>
                <w:lang w:val="en-US"/>
              </w:rPr>
              <w:t>74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1036DC" w14:textId="6111F840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20</w:t>
            </w:r>
            <w:r w:rsidR="00467D01">
              <w:rPr>
                <w:lang w:val="en-US"/>
              </w:rPr>
              <w:t>1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51576E2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E713A" w14:textId="48379405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</w:t>
            </w:r>
            <w:r w:rsidR="00626C54">
              <w:rPr>
                <w:lang w:val="en-US"/>
              </w:rPr>
              <w:t>3</w:t>
            </w:r>
            <w:r w:rsidRPr="003629DD">
              <w:rPr>
                <w:lang w:val="en-US"/>
              </w:rPr>
              <w:t>.</w:t>
            </w:r>
            <w:r w:rsidR="00626C54">
              <w:rPr>
                <w:lang w:val="en-US"/>
              </w:rPr>
              <w:t>1</w:t>
            </w:r>
          </w:p>
        </w:tc>
      </w:tr>
      <w:tr w:rsidR="00787134" w:rsidRPr="005129C2" w14:paraId="5D23903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9F385AC" w14:textId="29D4E874" w:rsidR="00201F6F" w:rsidRPr="005129C2" w:rsidRDefault="00201F6F" w:rsidP="00201F6F">
            <w:pPr>
              <w:spacing w:after="120"/>
              <w:ind w:left="113" w:right="113"/>
              <w:jc w:val="center"/>
              <w:rPr>
                <w:lang w:val="en-GB"/>
              </w:rPr>
            </w:pPr>
            <w:r>
              <w:rPr>
                <w:b/>
                <w:lang w:val="en-GB"/>
              </w:rPr>
              <w:t>Linear SVM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5BEDF4" w14:textId="77777777" w:rsidR="00201F6F" w:rsidRPr="005129C2" w:rsidRDefault="00201F6F" w:rsidP="00201F6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C474A5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BBB0F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980B118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16DCDB" w14:textId="575AA24E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80.7</w:t>
            </w:r>
          </w:p>
        </w:tc>
      </w:tr>
      <w:tr w:rsidR="00787134" w:rsidRPr="005129C2" w14:paraId="5CB33A27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8600225" w14:textId="77777777" w:rsidR="00201F6F" w:rsidRPr="005129C2" w:rsidRDefault="00201F6F" w:rsidP="00201F6F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3F0474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A9ACD20" w14:textId="75D41A21" w:rsidR="00201F6F" w:rsidRPr="005129C2" w:rsidRDefault="00201F6F" w:rsidP="00201F6F">
            <w:pPr>
              <w:jc w:val="center"/>
            </w:pPr>
            <w:r w:rsidRPr="00A35808">
              <w:rPr>
                <w:lang w:val="en-US"/>
              </w:rPr>
              <w:t>272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FBC2F8D" w14:textId="64FB6098" w:rsidR="00201F6F" w:rsidRPr="005129C2" w:rsidRDefault="00201F6F" w:rsidP="00201F6F">
            <w:pPr>
              <w:jc w:val="center"/>
            </w:pPr>
            <w:r w:rsidRPr="00A35808">
              <w:rPr>
                <w:lang w:val="en-US"/>
              </w:rPr>
              <w:t>50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178EF6A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785A260" w14:textId="5D366AE8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84.5</w:t>
            </w:r>
          </w:p>
        </w:tc>
      </w:tr>
      <w:tr w:rsidR="00787134" w:rsidRPr="005129C2" w14:paraId="131CE3EB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CADEFB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D923D8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40D514" w14:textId="1AB583C2" w:rsidR="00201F6F" w:rsidRPr="005129C2" w:rsidRDefault="00201F6F" w:rsidP="00201F6F">
            <w:pPr>
              <w:jc w:val="center"/>
            </w:pPr>
            <w:r w:rsidRPr="00A35808">
              <w:rPr>
                <w:lang w:val="en-US"/>
              </w:rPr>
              <w:t>51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B68A2" w14:textId="408C6977" w:rsidR="00201F6F" w:rsidRPr="005129C2" w:rsidRDefault="00201F6F" w:rsidP="00201F6F">
            <w:pPr>
              <w:jc w:val="center"/>
            </w:pPr>
            <w:r w:rsidRPr="00A35808">
              <w:rPr>
                <w:lang w:val="en-US"/>
              </w:rPr>
              <w:t>149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029FF2B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EF940" w14:textId="0BB03B79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74.5</w:t>
            </w:r>
          </w:p>
        </w:tc>
      </w:tr>
      <w:tr w:rsidR="00787134" w:rsidRPr="005129C2" w14:paraId="10098F87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566075C7" w14:textId="77777777" w:rsidR="00201F6F" w:rsidRPr="005129C2" w:rsidRDefault="00201F6F" w:rsidP="00201F6F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93311A" w14:textId="77777777" w:rsidR="00201F6F" w:rsidRPr="005129C2" w:rsidRDefault="00201F6F" w:rsidP="00201F6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CF9C2C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A702C7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224803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316C02" w14:textId="104679CC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78.2</w:t>
            </w:r>
          </w:p>
        </w:tc>
      </w:tr>
      <w:tr w:rsidR="00787134" w:rsidRPr="005129C2" w14:paraId="79720C50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9D3D8D3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320BFE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2E02D3FC" w14:textId="4D985AC1" w:rsidR="00201F6F" w:rsidRPr="005129C2" w:rsidRDefault="00201F6F" w:rsidP="00201F6F">
            <w:pPr>
              <w:jc w:val="center"/>
            </w:pPr>
            <w:r w:rsidRPr="009D121A">
              <w:rPr>
                <w:lang w:val="en-US"/>
              </w:rPr>
              <w:t>82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D8B33AD" w14:textId="68DE7866" w:rsidR="00201F6F" w:rsidRPr="005129C2" w:rsidRDefault="00201F6F" w:rsidP="00201F6F">
            <w:pPr>
              <w:jc w:val="center"/>
            </w:pPr>
            <w:r w:rsidRPr="009D121A">
              <w:rPr>
                <w:lang w:val="en-US"/>
              </w:rPr>
              <w:t>17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04A587B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F3117FC" w14:textId="5AA47229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82.8</w:t>
            </w:r>
          </w:p>
        </w:tc>
      </w:tr>
      <w:tr w:rsidR="00787134" w:rsidRPr="005129C2" w14:paraId="06B9C81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4F5D3D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8B086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58C379" w14:textId="39BDDC8A" w:rsidR="00201F6F" w:rsidRPr="005129C2" w:rsidRDefault="00201F6F" w:rsidP="00201F6F">
            <w:pPr>
              <w:jc w:val="center"/>
            </w:pPr>
            <w:r w:rsidRPr="009D121A">
              <w:rPr>
                <w:lang w:val="en-US"/>
              </w:rPr>
              <w:t>21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FB4AE" w14:textId="43C25ACC" w:rsidR="00201F6F" w:rsidRPr="005129C2" w:rsidRDefault="00201F6F" w:rsidP="00201F6F">
            <w:pPr>
              <w:jc w:val="center"/>
            </w:pPr>
            <w:r w:rsidRPr="009D121A">
              <w:rPr>
                <w:lang w:val="en-US"/>
              </w:rPr>
              <w:t>54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D321C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362FF" w14:textId="71BC6941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72.0</w:t>
            </w:r>
          </w:p>
        </w:tc>
      </w:tr>
      <w:tr w:rsidR="00787134" w:rsidRPr="005129C2" w14:paraId="41202059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03D4910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289B37" w14:textId="77777777" w:rsidR="00201F6F" w:rsidRPr="005129C2" w:rsidRDefault="00201F6F" w:rsidP="00201F6F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D773DC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84817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C674ABC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AAD0FB" w14:textId="49969B8C" w:rsidR="00201F6F" w:rsidRPr="003629DD" w:rsidRDefault="00AC5880" w:rsidP="00201F6F">
            <w:pPr>
              <w:jc w:val="center"/>
            </w:pPr>
            <w:r>
              <w:rPr>
                <w:lang w:val="en-US"/>
              </w:rPr>
              <w:t>80.0</w:t>
            </w:r>
          </w:p>
        </w:tc>
      </w:tr>
      <w:tr w:rsidR="00787134" w:rsidRPr="005129C2" w14:paraId="7F0F7ED7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85D738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9E2D81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7C445D24" w14:textId="0A618C8D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35</w:t>
            </w:r>
            <w:r w:rsidR="00AC5880">
              <w:rPr>
                <w:lang w:val="en-US"/>
              </w:rPr>
              <w:t>4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5B61F85" w14:textId="38FFF072" w:rsidR="00201F6F" w:rsidRPr="005129C2" w:rsidRDefault="00AC5880" w:rsidP="00201F6F">
            <w:pPr>
              <w:jc w:val="center"/>
            </w:pPr>
            <w:r>
              <w:rPr>
                <w:lang w:val="en-US"/>
              </w:rPr>
              <w:t>67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6E40B75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984EB0" w14:textId="1A5307C9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</w:t>
            </w:r>
            <w:r w:rsidR="00AC5880">
              <w:rPr>
                <w:lang w:val="en-US"/>
              </w:rPr>
              <w:t>4</w:t>
            </w:r>
            <w:r w:rsidRPr="003629DD">
              <w:rPr>
                <w:lang w:val="en-US"/>
              </w:rPr>
              <w:t>.1</w:t>
            </w:r>
          </w:p>
        </w:tc>
      </w:tr>
      <w:tr w:rsidR="00787134" w:rsidRPr="005129C2" w14:paraId="123EB91D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81F432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81DFD4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74B4A9" w14:textId="5EF36086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72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39FC5" w14:textId="39CAD5DD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203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2552361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B1FC5" w14:textId="11CDD8ED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73.8</w:t>
            </w:r>
          </w:p>
        </w:tc>
      </w:tr>
      <w:tr w:rsidR="00787134" w:rsidRPr="005129C2" w14:paraId="00414C15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6EB82AFB" w14:textId="4C8CC707" w:rsidR="00201F6F" w:rsidRPr="005129C2" w:rsidRDefault="00201F6F" w:rsidP="00201F6F">
            <w:pPr>
              <w:spacing w:after="120"/>
              <w:ind w:left="113" w:right="113"/>
              <w:jc w:val="center"/>
              <w:rPr>
                <w:lang w:val="en-GB"/>
              </w:rPr>
            </w:pPr>
            <w:r>
              <w:rPr>
                <w:b/>
                <w:lang w:val="en-GB"/>
              </w:rPr>
              <w:t>Gaussian SVM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55DCD7" w14:textId="77777777" w:rsidR="00201F6F" w:rsidRPr="005129C2" w:rsidRDefault="00201F6F" w:rsidP="00201F6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05EF1C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B2D831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11CB389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203941" w14:textId="0B024BAB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83.9</w:t>
            </w:r>
          </w:p>
        </w:tc>
      </w:tr>
      <w:tr w:rsidR="00787134" w:rsidRPr="005129C2" w14:paraId="649D3CC8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64107BEC" w14:textId="77777777" w:rsidR="00201F6F" w:rsidRPr="005129C2" w:rsidRDefault="00201F6F" w:rsidP="00201F6F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6EF2B6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26622083" w14:textId="10BC2F3B" w:rsidR="00201F6F" w:rsidRPr="005129C2" w:rsidRDefault="00201F6F" w:rsidP="00201F6F">
            <w:pPr>
              <w:jc w:val="center"/>
            </w:pPr>
            <w:r w:rsidRPr="008E05D5">
              <w:rPr>
                <w:lang w:val="en-US"/>
              </w:rPr>
              <w:t>284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D8606C0" w14:textId="1E6CAED8" w:rsidR="00201F6F" w:rsidRPr="005129C2" w:rsidRDefault="00201F6F" w:rsidP="00201F6F">
            <w:pPr>
              <w:jc w:val="center"/>
            </w:pPr>
            <w:r w:rsidRPr="008E05D5">
              <w:rPr>
                <w:lang w:val="en-US"/>
              </w:rPr>
              <w:t>38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9BDC054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F88226B" w14:textId="3B20519F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88.2</w:t>
            </w:r>
          </w:p>
        </w:tc>
      </w:tr>
      <w:tr w:rsidR="00787134" w:rsidRPr="005129C2" w14:paraId="79E3ADFE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F31C3A8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2BFFAA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FBEB82" w14:textId="4A7C6817" w:rsidR="00201F6F" w:rsidRPr="005129C2" w:rsidRDefault="00201F6F" w:rsidP="00201F6F">
            <w:pPr>
              <w:jc w:val="center"/>
            </w:pPr>
            <w:r w:rsidRPr="008E05D5">
              <w:rPr>
                <w:lang w:val="en-US"/>
              </w:rPr>
              <w:t>46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6B066" w14:textId="21B2091B" w:rsidR="00201F6F" w:rsidRPr="005129C2" w:rsidRDefault="00201F6F" w:rsidP="00201F6F">
            <w:pPr>
              <w:jc w:val="center"/>
            </w:pPr>
            <w:r w:rsidRPr="008E05D5">
              <w:rPr>
                <w:lang w:val="en-US"/>
              </w:rPr>
              <w:t>154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A29E830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BD3694" w14:textId="61E81ECC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77.0</w:t>
            </w:r>
          </w:p>
        </w:tc>
      </w:tr>
      <w:tr w:rsidR="00787134" w:rsidRPr="005129C2" w14:paraId="287865BB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2E96EE7F" w14:textId="77777777" w:rsidR="00201F6F" w:rsidRPr="005129C2" w:rsidRDefault="00201F6F" w:rsidP="00201F6F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48567A" w14:textId="77777777" w:rsidR="00201F6F" w:rsidRPr="005129C2" w:rsidRDefault="00201F6F" w:rsidP="00201F6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2A6614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9AEC81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06FBF2C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05B833" w14:textId="668A1A7F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74.7</w:t>
            </w:r>
          </w:p>
        </w:tc>
      </w:tr>
      <w:tr w:rsidR="00787134" w:rsidRPr="005129C2" w14:paraId="366A95FC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E376C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A505A7B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7ABDE46" w14:textId="44963592" w:rsidR="00201F6F" w:rsidRPr="005129C2" w:rsidRDefault="00201F6F" w:rsidP="00201F6F">
            <w:pPr>
              <w:jc w:val="center"/>
            </w:pPr>
            <w:r w:rsidRPr="009F02E0">
              <w:rPr>
                <w:lang w:val="en-US"/>
              </w:rPr>
              <w:t>81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77B091C" w14:textId="50A4A969" w:rsidR="00201F6F" w:rsidRPr="005129C2" w:rsidRDefault="00201F6F" w:rsidP="00201F6F">
            <w:pPr>
              <w:jc w:val="center"/>
            </w:pPr>
            <w:r w:rsidRPr="009F02E0">
              <w:rPr>
                <w:lang w:val="en-US"/>
              </w:rPr>
              <w:t>1</w:t>
            </w:r>
            <w:r>
              <w:rPr>
                <w:lang w:val="en-US"/>
              </w:rPr>
              <w:t>8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93D4E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51B3C7" w14:textId="3AB67480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81.8</w:t>
            </w:r>
          </w:p>
        </w:tc>
      </w:tr>
      <w:tr w:rsidR="00787134" w:rsidRPr="005129C2" w14:paraId="658DE0A1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08C355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3A7091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FD3899" w14:textId="6958EE52" w:rsidR="00201F6F" w:rsidRPr="005129C2" w:rsidRDefault="00201F6F" w:rsidP="00201F6F">
            <w:pPr>
              <w:jc w:val="center"/>
            </w:pPr>
            <w:r w:rsidRPr="009F02E0">
              <w:rPr>
                <w:lang w:val="en-US"/>
              </w:rPr>
              <w:t>26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1422F" w14:textId="13BBB102" w:rsidR="00201F6F" w:rsidRPr="005129C2" w:rsidRDefault="00201F6F" w:rsidP="00201F6F">
            <w:pPr>
              <w:jc w:val="center"/>
            </w:pPr>
            <w:r w:rsidRPr="009F02E0">
              <w:rPr>
                <w:lang w:val="en-US"/>
              </w:rPr>
              <w:t>49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20507F9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0FC1E2" w14:textId="04A0303D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65.3</w:t>
            </w:r>
          </w:p>
        </w:tc>
      </w:tr>
      <w:tr w:rsidR="00787134" w:rsidRPr="005129C2" w14:paraId="309CCE12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EEF5F0D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1E320B" w14:textId="77777777" w:rsidR="00201F6F" w:rsidRPr="005129C2" w:rsidRDefault="00201F6F" w:rsidP="00201F6F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728BF0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6F5C04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29D99A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18D9BC0" w14:textId="509C528B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</w:t>
            </w:r>
            <w:r w:rsidR="005A2E9A">
              <w:rPr>
                <w:lang w:val="en-US"/>
              </w:rPr>
              <w:t>1</w:t>
            </w:r>
            <w:r w:rsidRPr="003629DD">
              <w:rPr>
                <w:lang w:val="en-US"/>
              </w:rPr>
              <w:t>.</w:t>
            </w:r>
            <w:r w:rsidR="005A2E9A">
              <w:rPr>
                <w:lang w:val="en-US"/>
              </w:rPr>
              <w:t>6</w:t>
            </w:r>
          </w:p>
        </w:tc>
      </w:tr>
      <w:tr w:rsidR="00787134" w:rsidRPr="005129C2" w14:paraId="2608263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A9A60A9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AE362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087220B3" w14:textId="7CBA5872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36</w:t>
            </w:r>
            <w:r w:rsidR="008B07FD">
              <w:rPr>
                <w:lang w:val="en-US"/>
              </w:rPr>
              <w:t>5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D5D3903" w14:textId="4B2FDB1B" w:rsidR="00201F6F" w:rsidRPr="005129C2" w:rsidRDefault="008B07FD" w:rsidP="00201F6F">
            <w:pPr>
              <w:jc w:val="center"/>
            </w:pPr>
            <w:r>
              <w:rPr>
                <w:lang w:val="en-US"/>
              </w:rPr>
              <w:t>56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C60F498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E943027" w14:textId="04FC2F71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8</w:t>
            </w:r>
            <w:r w:rsidR="005A2E9A">
              <w:rPr>
                <w:lang w:val="en-US"/>
              </w:rPr>
              <w:t>6</w:t>
            </w:r>
            <w:r w:rsidRPr="00D07A8C">
              <w:rPr>
                <w:lang w:val="en-US"/>
              </w:rPr>
              <w:t>.</w:t>
            </w:r>
            <w:r w:rsidR="005A2E9A">
              <w:rPr>
                <w:lang w:val="en-US"/>
              </w:rPr>
              <w:t>7</w:t>
            </w:r>
          </w:p>
        </w:tc>
      </w:tr>
      <w:tr w:rsidR="00787134" w:rsidRPr="005129C2" w14:paraId="3987694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1AE7129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37E452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3F00FE" w14:textId="620B9FF4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7</w:t>
            </w:r>
            <w:r w:rsidR="005A2E9A">
              <w:rPr>
                <w:lang w:val="en-US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5FCFE" w14:textId="335EF2E2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20</w:t>
            </w:r>
            <w:r w:rsidR="005A2E9A">
              <w:rPr>
                <w:lang w:val="en-US"/>
              </w:rPr>
              <w:t>3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978B9F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40318" w14:textId="55E5B98A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7</w:t>
            </w:r>
            <w:r w:rsidR="005A2E9A">
              <w:rPr>
                <w:lang w:val="en-US"/>
              </w:rPr>
              <w:t>3</w:t>
            </w:r>
            <w:r w:rsidRPr="00D07A8C">
              <w:rPr>
                <w:lang w:val="en-US"/>
              </w:rPr>
              <w:t>.</w:t>
            </w:r>
            <w:r w:rsidR="005A2E9A">
              <w:rPr>
                <w:lang w:val="en-US"/>
              </w:rPr>
              <w:t>8</w:t>
            </w:r>
          </w:p>
        </w:tc>
      </w:tr>
    </w:tbl>
    <w:p w14:paraId="0B503A45" w14:textId="77777777" w:rsidR="005C473F" w:rsidRPr="00346E9F" w:rsidRDefault="005C473F" w:rsidP="005C473F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522DA669" w14:textId="4B18220E" w:rsidR="005C473F" w:rsidRPr="00DB5B8C" w:rsidRDefault="00397625" w:rsidP="00DB5B8C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b/>
          <w:bCs/>
        </w:rPr>
      </w:pPr>
      <w:r w:rsidRPr="00056022">
        <w:rPr>
          <w:rFonts w:hAnsi="Times New Roman" w:cs="Times New Roman"/>
        </w:rPr>
        <w:t>The table shows real and predicted diagnosis</w:t>
      </w:r>
      <w:r w:rsidR="00100792">
        <w:rPr>
          <w:rFonts w:hAnsi="Times New Roman" w:cs="Times New Roman"/>
        </w:rPr>
        <w:t xml:space="preserve"> (PA confirmed vs. excluded)</w:t>
      </w:r>
      <w:r w:rsidRPr="00056022">
        <w:rPr>
          <w:rFonts w:hAnsi="Times New Roman" w:cs="Times New Roman"/>
        </w:rPr>
        <w:t>, accuracy</w:t>
      </w:r>
      <w:r w:rsidR="00C02CB0">
        <w:rPr>
          <w:rFonts w:hAnsi="Times New Roman" w:cs="Times New Roman"/>
        </w:rPr>
        <w:t>,</w:t>
      </w:r>
      <w:r w:rsidRPr="00056022">
        <w:rPr>
          <w:rFonts w:hAnsi="Times New Roman" w:cs="Times New Roman"/>
        </w:rPr>
        <w:t xml:space="preserve"> sensitivity, specificity for the training cohort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 w:rsidR="00100792">
        <w:rPr>
          <w:rFonts w:hAnsi="Times New Roman" w:cs="Times New Roman"/>
        </w:rPr>
        <w:t>522</w:t>
      </w:r>
      <w:r w:rsidRPr="00056022">
        <w:rPr>
          <w:rFonts w:hAnsi="Times New Roman" w:cs="Times New Roman"/>
        </w:rPr>
        <w:t>), the validation cohort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 w:rsidR="00100792">
        <w:rPr>
          <w:rFonts w:hAnsi="Times New Roman" w:cs="Times New Roman"/>
        </w:rPr>
        <w:t>174</w:t>
      </w:r>
      <w:r w:rsidRPr="00056022">
        <w:rPr>
          <w:rFonts w:hAnsi="Times New Roman" w:cs="Times New Roman"/>
        </w:rPr>
        <w:t>), and the combined cohort</w:t>
      </w:r>
      <w:r w:rsidR="00C02CB0">
        <w:rPr>
          <w:rFonts w:hAnsi="Times New Roman" w:cs="Times New Roman"/>
        </w:rPr>
        <w:t xml:space="preserve"> from Torino</w:t>
      </w:r>
      <w:r w:rsidRPr="00056022">
        <w:rPr>
          <w:rFonts w:hAnsi="Times New Roman" w:cs="Times New Roman"/>
        </w:rPr>
        <w:t xml:space="preserve">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 w:rsidR="00100792">
        <w:rPr>
          <w:rFonts w:hAnsi="Times New Roman" w:cs="Times New Roman"/>
        </w:rPr>
        <w:t>696</w:t>
      </w:r>
      <w:r w:rsidRPr="00056022">
        <w:rPr>
          <w:rFonts w:hAnsi="Times New Roman" w:cs="Times New Roman"/>
        </w:rPr>
        <w:t xml:space="preserve">). </w:t>
      </w:r>
      <w:r w:rsidR="00C02CB0">
        <w:rPr>
          <w:rFonts w:hAnsi="Times New Roman" w:cs="Times New Roman"/>
        </w:rPr>
        <w:t xml:space="preserve">Diagnostic performance </w:t>
      </w:r>
      <w:r w:rsidR="004F658B">
        <w:rPr>
          <w:rFonts w:hAnsi="Times New Roman" w:cs="Times New Roman"/>
        </w:rPr>
        <w:t>is</w:t>
      </w:r>
      <w:r w:rsidR="00C02CB0">
        <w:rPr>
          <w:rFonts w:hAnsi="Times New Roman" w:cs="Times New Roman"/>
        </w:rPr>
        <w:t xml:space="preserve"> shown for LDA (linear discriminant analysis), RF (random forest), linear and gaussian SVM (support vector machine) models.</w:t>
      </w:r>
      <w:r w:rsidR="005C473F" w:rsidRPr="00C02CB0">
        <w:rPr>
          <w:b/>
          <w:bCs/>
        </w:rPr>
        <w:br w:type="page"/>
      </w:r>
    </w:p>
    <w:p w14:paraId="4535EA28" w14:textId="2C2661A2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</w:t>
      </w:r>
      <w:r w:rsidR="005C473F">
        <w:rPr>
          <w:rFonts w:hAnsi="Times New Roman" w:cs="Times New Roman"/>
          <w:b/>
          <w:bCs/>
        </w:rPr>
        <w:t>6</w:t>
      </w:r>
      <w:r w:rsidRPr="0027456A">
        <w:rPr>
          <w:rFonts w:hAnsi="Times New Roman" w:cs="Times New Roman"/>
          <w:b/>
          <w:bCs/>
        </w:rPr>
        <w:t>. Score development and validation</w:t>
      </w:r>
    </w:p>
    <w:tbl>
      <w:tblPr>
        <w:tblStyle w:val="Grigliatabella"/>
        <w:tblW w:w="963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7"/>
        <w:gridCol w:w="3077"/>
        <w:gridCol w:w="1701"/>
        <w:gridCol w:w="1701"/>
        <w:gridCol w:w="1701"/>
        <w:gridCol w:w="822"/>
      </w:tblGrid>
      <w:tr w:rsidR="005129C2" w:rsidRPr="005129C2" w14:paraId="33FE2D07" w14:textId="77777777" w:rsidTr="00787134">
        <w:trPr>
          <w:trHeight w:val="488"/>
        </w:trPr>
        <w:tc>
          <w:tcPr>
            <w:tcW w:w="3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74B870" w14:textId="75AAB1E5" w:rsidR="00346E9F" w:rsidRPr="005129C2" w:rsidRDefault="00D7140B" w:rsidP="0000514F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PACT</w:t>
            </w:r>
            <w:r w:rsidR="00346E9F" w:rsidRPr="005129C2">
              <w:rPr>
                <w:b/>
                <w:lang w:val="en-GB"/>
              </w:rPr>
              <w:t xml:space="preserve"> Score Accuracy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D47C79" w14:textId="77777777" w:rsidR="00346E9F" w:rsidRPr="005129C2" w:rsidRDefault="00346E9F" w:rsidP="0000514F">
            <w:pPr>
              <w:jc w:val="center"/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Predicted Diagnosis</w:t>
            </w:r>
          </w:p>
        </w:tc>
        <w:tc>
          <w:tcPr>
            <w:tcW w:w="252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AB81B5A" w14:textId="77777777" w:rsidR="00346E9F" w:rsidRPr="005129C2" w:rsidRDefault="00346E9F" w:rsidP="0000514F">
            <w:pPr>
              <w:jc w:val="center"/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Performance</w:t>
            </w:r>
          </w:p>
        </w:tc>
      </w:tr>
      <w:tr w:rsidR="00A96A87" w:rsidRPr="005129C2" w14:paraId="12FE14F5" w14:textId="77777777" w:rsidTr="00787134">
        <w:trPr>
          <w:cantSplit/>
          <w:trHeight w:val="369"/>
        </w:trPr>
        <w:tc>
          <w:tcPr>
            <w:tcW w:w="6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9123D82" w14:textId="51549188" w:rsidR="00A96A87" w:rsidRPr="005129C2" w:rsidRDefault="00A96A87" w:rsidP="00A96A87">
            <w:pPr>
              <w:spacing w:after="120"/>
              <w:ind w:left="113" w:right="113"/>
              <w:jc w:val="center"/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Real Diagnosis (Cut-off </w:t>
            </w:r>
            <w:r w:rsidRPr="005129C2">
              <w:rPr>
                <w:b/>
                <w:bCs/>
                <w:lang w:val="en-GB"/>
              </w:rPr>
              <w:sym w:font="Symbol" w:char="F0B3"/>
            </w:r>
            <w:r w:rsidRPr="005129C2">
              <w:rPr>
                <w:b/>
                <w:bCs/>
                <w:lang w:val="en-US"/>
              </w:rPr>
              <w:t>5</w:t>
            </w:r>
            <w:r w:rsidRPr="005129C2">
              <w:rPr>
                <w:b/>
                <w:lang w:val="en-GB"/>
              </w:rPr>
              <w:t>)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CE8783" w14:textId="384B5AE4" w:rsidR="00A96A87" w:rsidRPr="005129C2" w:rsidRDefault="00A96A87" w:rsidP="00A96A87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31538E" w14:textId="3CA030AE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5F3372" w14:textId="6328405B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45737B" w14:textId="77777777" w:rsidR="00A96A87" w:rsidRPr="005129C2" w:rsidRDefault="00A96A87" w:rsidP="00A96A87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6C1211" w14:textId="2CED6B0D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70.7</w:t>
            </w:r>
          </w:p>
        </w:tc>
      </w:tr>
      <w:tr w:rsidR="00A96A87" w:rsidRPr="005129C2" w14:paraId="7908FCB2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876BB5E" w14:textId="77777777" w:rsidR="00A96A87" w:rsidRPr="005129C2" w:rsidRDefault="00A96A87" w:rsidP="00A96A87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DFEE01D" w14:textId="530897FA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E87FA4" w14:textId="4EEE44E7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322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3759EE0" w14:textId="25D62038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25CF196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2ACC4DC" w14:textId="09654059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A96A87" w:rsidRPr="005129C2" w14:paraId="4C6E8720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8D32229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D27583" w14:textId="315B762E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F2C44F" w14:textId="229ED711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153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1DA7F" w14:textId="42AD6F08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47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082523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571E0" w14:textId="314C00A8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23.5</w:t>
            </w:r>
          </w:p>
        </w:tc>
      </w:tr>
      <w:tr w:rsidR="00A96A87" w:rsidRPr="005129C2" w14:paraId="79C86E9D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742ADEB" w14:textId="77777777" w:rsidR="00A96A87" w:rsidRPr="005129C2" w:rsidRDefault="00A96A87" w:rsidP="00A96A87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16DB4C" w14:textId="16B6AF7D" w:rsidR="00A96A87" w:rsidRPr="005129C2" w:rsidRDefault="00A96A87" w:rsidP="00A96A87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E7E506" w14:textId="75AAC01F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49FF07" w14:textId="3E66BF8D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C9A64E" w14:textId="77777777" w:rsidR="00A96A87" w:rsidRPr="005129C2" w:rsidRDefault="00A96A87" w:rsidP="00A96A87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FDD45A" w14:textId="6D57CD23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66.1</w:t>
            </w:r>
          </w:p>
        </w:tc>
      </w:tr>
      <w:tr w:rsidR="00A96A87" w:rsidRPr="005129C2" w14:paraId="06056EDA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4868C9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9E8A24B" w14:textId="31DA3855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A6BE5C" w14:textId="58D47B89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99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3E1A237" w14:textId="6A9421FD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2190D2B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61B07C1" w14:textId="4578A241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A96A87" w:rsidRPr="005129C2" w14:paraId="7DF3390C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7A5EDD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960A92" w14:textId="4372080A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20450D" w14:textId="4FE8E457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59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05DE8A" w14:textId="348CB9FE" w:rsidR="00A96A87" w:rsidRPr="0062645E" w:rsidRDefault="00A96A87" w:rsidP="00A96A87">
            <w:pPr>
              <w:jc w:val="center"/>
            </w:pPr>
            <w:r w:rsidRPr="0062645E">
              <w:rPr>
                <w:color w:val="000000"/>
                <w:lang w:val="en-US"/>
              </w:rPr>
              <w:t>16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370D4E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63384" w14:textId="448FF203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21.3</w:t>
            </w:r>
          </w:p>
        </w:tc>
      </w:tr>
      <w:tr w:rsidR="00A96A87" w:rsidRPr="005129C2" w14:paraId="1049D9A6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6E0895A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02359D" w14:textId="338951FA" w:rsidR="00A96A87" w:rsidRPr="005129C2" w:rsidRDefault="00A96A87" w:rsidP="00A96A87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CF7B83" w14:textId="63AD46DA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C22243" w14:textId="2745E3FA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A93DBB" w14:textId="77777777" w:rsidR="00A96A87" w:rsidRPr="005129C2" w:rsidRDefault="00A96A87" w:rsidP="00A96A87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B1FD28" w14:textId="129167E7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69.5</w:t>
            </w:r>
          </w:p>
        </w:tc>
      </w:tr>
      <w:tr w:rsidR="00A96A87" w:rsidRPr="005129C2" w14:paraId="5FA10DA7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F8147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7F880A" w14:textId="087BC592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92BC3A" w14:textId="46A9C021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421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04BD9AF" w14:textId="793C9EB5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8EAD588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40E9CC6" w14:textId="469E6AD7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A96A87" w:rsidRPr="005129C2" w14:paraId="0C8178A2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95A293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8AB240" w14:textId="1E71FD2D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E51AB7" w14:textId="25A17519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212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EB3AD" w14:textId="3E1616ED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63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E7FBB7B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482A0A" w14:textId="25F35105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22.9</w:t>
            </w:r>
          </w:p>
        </w:tc>
      </w:tr>
      <w:tr w:rsidR="00D76FF5" w:rsidRPr="005129C2" w14:paraId="25960BF7" w14:textId="77777777" w:rsidTr="00787134">
        <w:trPr>
          <w:cantSplit/>
          <w:trHeight w:val="369"/>
        </w:trPr>
        <w:tc>
          <w:tcPr>
            <w:tcW w:w="6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5DFD9EC4" w14:textId="3F32DDA0" w:rsidR="00D76FF5" w:rsidRPr="005129C2" w:rsidRDefault="00D76FF5" w:rsidP="00D76FF5">
            <w:pPr>
              <w:spacing w:after="120"/>
              <w:ind w:left="113" w:right="113"/>
              <w:jc w:val="center"/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Real Diagnosis (Cut-off </w:t>
            </w:r>
            <w:r w:rsidRPr="005129C2">
              <w:rPr>
                <w:b/>
                <w:bCs/>
                <w:lang w:val="en-GB"/>
              </w:rPr>
              <w:sym w:font="Symbol" w:char="F0B3"/>
            </w:r>
            <w:r w:rsidRPr="005129C2">
              <w:rPr>
                <w:b/>
                <w:bCs/>
                <w:lang w:val="en-US"/>
              </w:rPr>
              <w:t>8</w:t>
            </w:r>
            <w:r w:rsidRPr="005129C2">
              <w:rPr>
                <w:b/>
                <w:lang w:val="en-GB"/>
              </w:rPr>
              <w:t>)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C09CB8" w14:textId="536753DF" w:rsidR="00D76FF5" w:rsidRPr="005129C2" w:rsidRDefault="00D76FF5" w:rsidP="00D76FF5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491EAE" w14:textId="0B363377" w:rsidR="00D76FF5" w:rsidRPr="005129C2" w:rsidRDefault="00D76FF5" w:rsidP="00D76FF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2AB8E6" w14:textId="5BAD0409" w:rsidR="00D76FF5" w:rsidRPr="005129C2" w:rsidRDefault="00D76FF5" w:rsidP="00D76FF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043889" w14:textId="416BE2BE" w:rsidR="00D76FF5" w:rsidRPr="005129C2" w:rsidRDefault="00D76FF5" w:rsidP="00D76FF5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F97F50" w14:textId="36F1DD50" w:rsidR="00D76FF5" w:rsidRPr="005129C2" w:rsidRDefault="00D76FF5" w:rsidP="00D76FF5">
            <w:pPr>
              <w:jc w:val="center"/>
            </w:pPr>
            <w:r>
              <w:rPr>
                <w:color w:val="000000"/>
              </w:rPr>
              <w:t>84.1</w:t>
            </w:r>
          </w:p>
        </w:tc>
      </w:tr>
      <w:tr w:rsidR="00D76FF5" w:rsidRPr="005129C2" w14:paraId="6D80303D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0855BC6E" w14:textId="77777777" w:rsidR="00D76FF5" w:rsidRPr="005129C2" w:rsidRDefault="00D76FF5" w:rsidP="00D76FF5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2A7631" w14:textId="7957E162" w:rsidR="00D76FF5" w:rsidRPr="005129C2" w:rsidRDefault="00D76FF5" w:rsidP="00D76FF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4051269" w14:textId="2512C5F1" w:rsidR="00D76FF5" w:rsidRPr="005129C2" w:rsidRDefault="00D76FF5" w:rsidP="00D76FF5">
            <w:pPr>
              <w:jc w:val="center"/>
            </w:pPr>
            <w:r>
              <w:rPr>
                <w:color w:val="000000"/>
                <w:lang w:val="en-US"/>
              </w:rPr>
              <w:t>297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A03377" w14:textId="5C406BEA" w:rsidR="00D76FF5" w:rsidRPr="005129C2" w:rsidRDefault="00D76FF5" w:rsidP="00D76FF5">
            <w:pPr>
              <w:jc w:val="center"/>
            </w:pPr>
            <w:r>
              <w:rPr>
                <w:color w:val="000000"/>
                <w:lang w:val="en-US"/>
              </w:rPr>
              <w:t>25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9E33697" w14:textId="21B3FFFC" w:rsidR="00D76FF5" w:rsidRPr="005129C2" w:rsidRDefault="00D76FF5" w:rsidP="00D76FF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CB2414E" w14:textId="0D322314" w:rsidR="00D76FF5" w:rsidRPr="005129C2" w:rsidRDefault="00D76FF5" w:rsidP="00D76FF5">
            <w:pPr>
              <w:jc w:val="center"/>
            </w:pPr>
            <w:r>
              <w:rPr>
                <w:color w:val="000000"/>
              </w:rPr>
              <w:t>92.2</w:t>
            </w:r>
          </w:p>
        </w:tc>
      </w:tr>
      <w:tr w:rsidR="00D76FF5" w:rsidRPr="005129C2" w14:paraId="6FD945B2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C78B5E" w14:textId="77777777" w:rsidR="00D76FF5" w:rsidRPr="005129C2" w:rsidRDefault="00D76FF5" w:rsidP="00D76FF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3A950E" w14:textId="3DC25EA4" w:rsidR="00D76FF5" w:rsidRPr="005129C2" w:rsidRDefault="00D76FF5" w:rsidP="00D76FF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74EFE3" w14:textId="2E78E725" w:rsidR="00D76FF5" w:rsidRPr="005129C2" w:rsidRDefault="00D76FF5" w:rsidP="00D76FF5">
            <w:pPr>
              <w:jc w:val="center"/>
            </w:pPr>
            <w:r>
              <w:rPr>
                <w:color w:val="000000"/>
                <w:lang w:val="en-US"/>
              </w:rPr>
              <w:t>58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39AF9" w14:textId="6F4848EF" w:rsidR="00D76FF5" w:rsidRPr="005129C2" w:rsidRDefault="00D76FF5" w:rsidP="00D76FF5">
            <w:pPr>
              <w:jc w:val="center"/>
            </w:pPr>
            <w:r>
              <w:rPr>
                <w:color w:val="000000"/>
                <w:lang w:val="en-US"/>
              </w:rPr>
              <w:t>142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2FD358D" w14:textId="41E1CB44" w:rsidR="00D76FF5" w:rsidRPr="005129C2" w:rsidRDefault="00D76FF5" w:rsidP="00D76FF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C15B2" w14:textId="41F06A86" w:rsidR="00D76FF5" w:rsidRPr="005129C2" w:rsidRDefault="00D76FF5" w:rsidP="00D76FF5">
            <w:pPr>
              <w:jc w:val="center"/>
            </w:pPr>
            <w:r>
              <w:rPr>
                <w:color w:val="000000"/>
              </w:rPr>
              <w:t>71.0</w:t>
            </w:r>
          </w:p>
        </w:tc>
      </w:tr>
      <w:tr w:rsidR="00951952" w:rsidRPr="005129C2" w14:paraId="6C286C24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7D53BD6A" w14:textId="77777777" w:rsidR="00951952" w:rsidRPr="005129C2" w:rsidRDefault="00951952" w:rsidP="00951952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96802D" w14:textId="60A10DA7" w:rsidR="00951952" w:rsidRPr="005129C2" w:rsidRDefault="00951952" w:rsidP="00951952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BFEAC7" w14:textId="11D26383" w:rsidR="00951952" w:rsidRPr="005129C2" w:rsidRDefault="00951952" w:rsidP="00951952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9EC97A" w14:textId="6F3A6AC9" w:rsidR="00951952" w:rsidRPr="005129C2" w:rsidRDefault="00951952" w:rsidP="00951952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A450D1" w14:textId="6BD1F584" w:rsidR="00951952" w:rsidRPr="005129C2" w:rsidRDefault="00951952" w:rsidP="00951952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BD59BD" w14:textId="73ECC182" w:rsidR="00951952" w:rsidRPr="005129C2" w:rsidRDefault="00951952" w:rsidP="00951952">
            <w:pPr>
              <w:jc w:val="center"/>
            </w:pPr>
            <w:r>
              <w:rPr>
                <w:color w:val="000000"/>
              </w:rPr>
              <w:t>83.9</w:t>
            </w:r>
          </w:p>
        </w:tc>
      </w:tr>
      <w:tr w:rsidR="00951952" w:rsidRPr="005129C2" w14:paraId="312C0CBB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C9A207" w14:textId="77777777" w:rsidR="00951952" w:rsidRPr="005129C2" w:rsidRDefault="00951952" w:rsidP="00951952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59D79D" w14:textId="42BD51E5" w:rsidR="00951952" w:rsidRPr="005129C2" w:rsidRDefault="00951952" w:rsidP="00951952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B1592F" w14:textId="6EBAA5DE" w:rsidR="00951952" w:rsidRPr="005129C2" w:rsidRDefault="00951952" w:rsidP="00951952">
            <w:pPr>
              <w:jc w:val="center"/>
            </w:pPr>
            <w:r>
              <w:rPr>
                <w:color w:val="000000"/>
                <w:lang w:val="en-US"/>
              </w:rPr>
              <w:t>91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6B72DED" w14:textId="097A3268" w:rsidR="00951952" w:rsidRPr="005129C2" w:rsidRDefault="00951952" w:rsidP="00951952">
            <w:pPr>
              <w:jc w:val="center"/>
            </w:pPr>
            <w:r>
              <w:rPr>
                <w:color w:val="000000"/>
                <w:lang w:val="en-US"/>
              </w:rPr>
              <w:t>8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C69AC60" w14:textId="5597ABE7" w:rsidR="00951952" w:rsidRPr="005129C2" w:rsidRDefault="00951952" w:rsidP="00951952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D069918" w14:textId="155333E2" w:rsidR="00951952" w:rsidRPr="005129C2" w:rsidRDefault="00951952" w:rsidP="00951952">
            <w:pPr>
              <w:jc w:val="center"/>
            </w:pPr>
            <w:r>
              <w:rPr>
                <w:color w:val="000000"/>
              </w:rPr>
              <w:t>91.9</w:t>
            </w:r>
          </w:p>
        </w:tc>
      </w:tr>
      <w:tr w:rsidR="00951952" w:rsidRPr="005129C2" w14:paraId="571FB714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1F121B4" w14:textId="77777777" w:rsidR="00951952" w:rsidRPr="005129C2" w:rsidRDefault="00951952" w:rsidP="00951952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A6999C" w14:textId="0D386654" w:rsidR="00951952" w:rsidRPr="005129C2" w:rsidRDefault="00951952" w:rsidP="00951952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45FB764" w14:textId="2FEC83E4" w:rsidR="00951952" w:rsidRPr="005129C2" w:rsidRDefault="00951952" w:rsidP="00951952">
            <w:pPr>
              <w:jc w:val="center"/>
            </w:pPr>
            <w:r>
              <w:rPr>
                <w:color w:val="000000"/>
                <w:lang w:val="en-US"/>
              </w:rPr>
              <w:t>20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0B26E8" w14:textId="1F8C9FF1" w:rsidR="00951952" w:rsidRPr="005129C2" w:rsidRDefault="00951952" w:rsidP="00951952">
            <w:pPr>
              <w:jc w:val="center"/>
            </w:pPr>
            <w:r>
              <w:rPr>
                <w:color w:val="000000"/>
                <w:lang w:val="en-US"/>
              </w:rPr>
              <w:t>55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1E0793C" w14:textId="6AC97632" w:rsidR="00951952" w:rsidRPr="005129C2" w:rsidRDefault="00951952" w:rsidP="00951952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7BC4E" w14:textId="1CE6D36E" w:rsidR="00951952" w:rsidRPr="005129C2" w:rsidRDefault="00951952" w:rsidP="00951952">
            <w:pPr>
              <w:jc w:val="center"/>
            </w:pPr>
            <w:r>
              <w:rPr>
                <w:color w:val="000000"/>
              </w:rPr>
              <w:t>73.3</w:t>
            </w:r>
          </w:p>
        </w:tc>
      </w:tr>
      <w:tr w:rsidR="00C10258" w:rsidRPr="005129C2" w14:paraId="7CFCFDBE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6BF63B0" w14:textId="77777777" w:rsidR="00C10258" w:rsidRPr="005129C2" w:rsidRDefault="00C10258" w:rsidP="00C10258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604695" w14:textId="61D10BD1" w:rsidR="00C10258" w:rsidRPr="005129C2" w:rsidRDefault="00C10258" w:rsidP="00C10258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808E7B" w14:textId="646D3E1C" w:rsidR="00C10258" w:rsidRPr="005129C2" w:rsidRDefault="00C10258" w:rsidP="00C10258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E6E20B" w14:textId="3B7E0428" w:rsidR="00C10258" w:rsidRPr="005129C2" w:rsidRDefault="00C10258" w:rsidP="00C10258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7AA645" w14:textId="78F11E48" w:rsidR="00C10258" w:rsidRPr="005129C2" w:rsidRDefault="00C10258" w:rsidP="00C10258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49A2F3" w14:textId="35DE0435" w:rsidR="00C10258" w:rsidRPr="005129C2" w:rsidRDefault="00C10258" w:rsidP="00C10258">
            <w:pPr>
              <w:jc w:val="center"/>
            </w:pPr>
            <w:r>
              <w:rPr>
                <w:color w:val="000000"/>
              </w:rPr>
              <w:t>84.1</w:t>
            </w:r>
          </w:p>
        </w:tc>
      </w:tr>
      <w:tr w:rsidR="00C10258" w:rsidRPr="005129C2" w14:paraId="7A579EE5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9F6E71" w14:textId="77777777" w:rsidR="00C10258" w:rsidRPr="005129C2" w:rsidRDefault="00C10258" w:rsidP="00C10258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5CA7D0" w14:textId="081BFADC" w:rsidR="00C10258" w:rsidRPr="005129C2" w:rsidRDefault="00C10258" w:rsidP="00C10258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9EAA55" w14:textId="65F3C7C9" w:rsidR="00C10258" w:rsidRPr="005129C2" w:rsidRDefault="00C10258" w:rsidP="00C10258">
            <w:pPr>
              <w:jc w:val="center"/>
            </w:pPr>
            <w:r>
              <w:rPr>
                <w:color w:val="000000"/>
                <w:lang w:val="en-US"/>
              </w:rPr>
              <w:t>388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1F95B90" w14:textId="54445BD6" w:rsidR="00C10258" w:rsidRPr="005129C2" w:rsidRDefault="00C10258" w:rsidP="00C10258">
            <w:pPr>
              <w:jc w:val="center"/>
            </w:pPr>
            <w:r>
              <w:rPr>
                <w:color w:val="000000"/>
                <w:lang w:val="en-US"/>
              </w:rPr>
              <w:t>33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63A9799" w14:textId="20564CCA" w:rsidR="00C10258" w:rsidRPr="005129C2" w:rsidRDefault="00C10258" w:rsidP="00C10258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0D6C52F" w14:textId="35450D14" w:rsidR="00C10258" w:rsidRPr="005129C2" w:rsidRDefault="00C10258" w:rsidP="00C10258">
            <w:pPr>
              <w:jc w:val="center"/>
            </w:pPr>
            <w:r>
              <w:rPr>
                <w:color w:val="000000"/>
              </w:rPr>
              <w:t>92.2</w:t>
            </w:r>
          </w:p>
        </w:tc>
      </w:tr>
      <w:tr w:rsidR="00C10258" w:rsidRPr="005129C2" w14:paraId="708E4FC0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E77BD17" w14:textId="77777777" w:rsidR="00C10258" w:rsidRPr="005129C2" w:rsidRDefault="00C10258" w:rsidP="00C10258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9DE59D" w14:textId="133485CE" w:rsidR="00C10258" w:rsidRPr="005129C2" w:rsidRDefault="00C10258" w:rsidP="00C10258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7E6BBD" w14:textId="5D83F735" w:rsidR="00C10258" w:rsidRPr="005129C2" w:rsidRDefault="00C10258" w:rsidP="00C10258">
            <w:pPr>
              <w:jc w:val="center"/>
            </w:pPr>
            <w:r>
              <w:rPr>
                <w:color w:val="000000"/>
                <w:lang w:val="en-US"/>
              </w:rPr>
              <w:t>78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7F1DF" w14:textId="2AAF9D9F" w:rsidR="00C10258" w:rsidRPr="005129C2" w:rsidRDefault="00C10258" w:rsidP="00C10258">
            <w:pPr>
              <w:jc w:val="center"/>
            </w:pPr>
            <w:r>
              <w:rPr>
                <w:color w:val="000000"/>
                <w:lang w:val="en-US"/>
              </w:rPr>
              <w:t>197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06EB67" w14:textId="0CCD626A" w:rsidR="00C10258" w:rsidRPr="005129C2" w:rsidRDefault="00C10258" w:rsidP="00C10258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19DC3" w14:textId="46DC7564" w:rsidR="00C10258" w:rsidRPr="005129C2" w:rsidRDefault="00C10258" w:rsidP="00C10258">
            <w:pPr>
              <w:jc w:val="center"/>
            </w:pPr>
            <w:r>
              <w:rPr>
                <w:color w:val="000000"/>
              </w:rPr>
              <w:t>71.6</w:t>
            </w:r>
          </w:p>
        </w:tc>
      </w:tr>
      <w:tr w:rsidR="00B9274C" w:rsidRPr="005129C2" w14:paraId="7D194613" w14:textId="77777777" w:rsidTr="00787134">
        <w:trPr>
          <w:cantSplit/>
          <w:trHeight w:val="369"/>
        </w:trPr>
        <w:tc>
          <w:tcPr>
            <w:tcW w:w="6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0F10EDD8" w14:textId="5660E2F9" w:rsidR="00B9274C" w:rsidRPr="005129C2" w:rsidRDefault="00B9274C" w:rsidP="00B9274C">
            <w:pPr>
              <w:spacing w:after="120"/>
              <w:ind w:left="113" w:right="113"/>
              <w:jc w:val="center"/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Real Diagnosis (Cut-off </w:t>
            </w:r>
            <w:r w:rsidRPr="005129C2">
              <w:rPr>
                <w:b/>
                <w:bCs/>
                <w:lang w:val="en-GB"/>
              </w:rPr>
              <w:sym w:font="Symbol" w:char="F0B3"/>
            </w:r>
            <w:r w:rsidRPr="005129C2">
              <w:rPr>
                <w:b/>
                <w:bCs/>
                <w:lang w:val="en-US"/>
              </w:rPr>
              <w:t>13</w:t>
            </w:r>
            <w:r w:rsidRPr="005129C2">
              <w:rPr>
                <w:b/>
                <w:lang w:val="en-GB"/>
              </w:rPr>
              <w:t>)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8133CA" w14:textId="40A69824" w:rsidR="00B9274C" w:rsidRPr="005129C2" w:rsidRDefault="00B9274C" w:rsidP="00B9274C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AC8853" w14:textId="4ED9093E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F6BDFB" w14:textId="1579D2BF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E31A40" w14:textId="172C0F07" w:rsidR="00B9274C" w:rsidRPr="005129C2" w:rsidRDefault="00B9274C" w:rsidP="00B9274C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E7301CF" w14:textId="2EEA27E3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53.6</w:t>
            </w:r>
          </w:p>
        </w:tc>
      </w:tr>
      <w:tr w:rsidR="00B9274C" w:rsidRPr="005129C2" w14:paraId="4FBDB3FF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DA24BF9" w14:textId="77777777" w:rsidR="00B9274C" w:rsidRPr="005129C2" w:rsidRDefault="00B9274C" w:rsidP="00B9274C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6498012" w14:textId="76E83ECD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C332F8" w14:textId="10CE96FA" w:rsidR="00B9274C" w:rsidRPr="006B01DA" w:rsidRDefault="00B9274C" w:rsidP="00B9274C">
            <w:pPr>
              <w:jc w:val="center"/>
            </w:pPr>
            <w:r w:rsidRPr="006B01DA">
              <w:rPr>
                <w:color w:val="000000"/>
                <w:lang w:val="en-US"/>
              </w:rPr>
              <w:t>80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787144E" w14:textId="60829F44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242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422E7B9" w14:textId="44662781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A2099EB" w14:textId="3E1E425A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24.8</w:t>
            </w:r>
          </w:p>
        </w:tc>
      </w:tr>
      <w:tr w:rsidR="00B9274C" w:rsidRPr="005129C2" w14:paraId="1A2283D8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AF1F92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5AE706" w14:textId="180472F9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5DB9DA" w14:textId="0E24DCDE" w:rsidR="00B9274C" w:rsidRPr="006B01DA" w:rsidRDefault="00B9274C" w:rsidP="00B9274C">
            <w:pPr>
              <w:jc w:val="center"/>
            </w:pPr>
            <w:r w:rsidRPr="006B01DA"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FD6E2" w14:textId="3739F4AF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200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4D36B27" w14:textId="3C1533C6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282D9" w14:textId="37A4A16D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B9274C" w:rsidRPr="005129C2" w14:paraId="0ADDFEE5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928B41C" w14:textId="77777777" w:rsidR="00B9274C" w:rsidRPr="005129C2" w:rsidRDefault="00B9274C" w:rsidP="00B9274C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926A50" w14:textId="2E1F8B7F" w:rsidR="00B9274C" w:rsidRPr="005129C2" w:rsidRDefault="00B9274C" w:rsidP="00B9274C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057E97" w14:textId="62153C17" w:rsidR="00B9274C" w:rsidRPr="006B01DA" w:rsidRDefault="00B9274C" w:rsidP="00B9274C">
            <w:pPr>
              <w:jc w:val="center"/>
              <w:rPr>
                <w:lang w:val="en-GB"/>
              </w:rPr>
            </w:pPr>
            <w:r w:rsidRPr="006B01DA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D6468A" w14:textId="54226F94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5CF440" w14:textId="77620CC7" w:rsidR="00B9274C" w:rsidRPr="005129C2" w:rsidRDefault="00B9274C" w:rsidP="00B9274C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13061B" w14:textId="1FF442DA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55.2</w:t>
            </w:r>
          </w:p>
        </w:tc>
      </w:tr>
      <w:tr w:rsidR="00B9274C" w:rsidRPr="005129C2" w14:paraId="5E24413C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1885CCE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5CF47E" w14:textId="39D7480F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1C85AD" w14:textId="50FC35A7" w:rsidR="00B9274C" w:rsidRPr="006B01DA" w:rsidRDefault="00B9274C" w:rsidP="00B9274C">
            <w:pPr>
              <w:jc w:val="center"/>
            </w:pPr>
            <w:r w:rsidRPr="006B01DA">
              <w:rPr>
                <w:color w:val="000000"/>
                <w:lang w:val="en-US"/>
              </w:rPr>
              <w:t>21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541257A" w14:textId="76A32B18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78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F4774E4" w14:textId="3C2870D4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35C11D0" w14:textId="5FC15409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21.2</w:t>
            </w:r>
          </w:p>
        </w:tc>
      </w:tr>
      <w:tr w:rsidR="00B9274C" w:rsidRPr="005129C2" w14:paraId="7F15D7A1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FE7917C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C51118" w14:textId="7BAF078B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2DB7C2" w14:textId="6CB93958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EF78D9" w14:textId="18D9C81A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75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FC01D7" w14:textId="18140DEF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F42E3" w14:textId="21D0F0E1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B9274C" w:rsidRPr="005129C2" w14:paraId="0E16C2CF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3FE322E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D7B766" w14:textId="764A781C" w:rsidR="00B9274C" w:rsidRPr="005129C2" w:rsidRDefault="00B9274C" w:rsidP="00B9274C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A38FBB" w14:textId="5D447FBF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CDE44E" w14:textId="308CF8E3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BC696A" w14:textId="28E58B01" w:rsidR="00B9274C" w:rsidRPr="005129C2" w:rsidRDefault="00B9274C" w:rsidP="00B9274C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24E29F" w14:textId="3F49850C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54.0</w:t>
            </w:r>
          </w:p>
        </w:tc>
      </w:tr>
      <w:tr w:rsidR="00B9274C" w:rsidRPr="005129C2" w14:paraId="3C7BD7F6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A3C38E6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5F7DCA" w14:textId="43034403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6964A1" w14:textId="3CA388C1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101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34661CF" w14:textId="68C2240F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320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E231C90" w14:textId="46712EAA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40B9C67" w14:textId="4D5743D2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24.0</w:t>
            </w:r>
          </w:p>
        </w:tc>
      </w:tr>
      <w:tr w:rsidR="00B9274C" w:rsidRPr="005129C2" w14:paraId="2C1B3BA0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618C936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EC1C72" w14:textId="3A3CEA97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0C16C3" w14:textId="7AEE4C61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1E60C" w14:textId="22F52BE3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275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1731E79" w14:textId="6133EC6C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4BFB4" w14:textId="33F2E167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</w:tbl>
    <w:p w14:paraId="4758EF3F" w14:textId="77777777" w:rsidR="0027456A" w:rsidRPr="00346E9F" w:rsidRDefault="0027456A" w:rsidP="00397625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67A1DAEF" w14:textId="4535F954" w:rsidR="0027456A" w:rsidRPr="0027456A" w:rsidRDefault="00340C8E" w:rsidP="00F1270E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b/>
          <w:bCs/>
        </w:rPr>
      </w:pPr>
      <w:r w:rsidRPr="00056022">
        <w:rPr>
          <w:rFonts w:hAnsi="Times New Roman" w:cs="Times New Roman"/>
        </w:rPr>
        <w:t>The table shows real and predicted diagnosis</w:t>
      </w:r>
      <w:r>
        <w:rPr>
          <w:rFonts w:hAnsi="Times New Roman" w:cs="Times New Roman"/>
        </w:rPr>
        <w:t xml:space="preserve"> (PA confirmed vs. excluded)</w:t>
      </w:r>
      <w:r w:rsidRPr="00056022">
        <w:rPr>
          <w:rFonts w:hAnsi="Times New Roman" w:cs="Times New Roman"/>
        </w:rPr>
        <w:t>, accuracy</w:t>
      </w:r>
      <w:r>
        <w:rPr>
          <w:rFonts w:hAnsi="Times New Roman" w:cs="Times New Roman"/>
        </w:rPr>
        <w:t>,</w:t>
      </w:r>
      <w:r w:rsidRPr="00056022">
        <w:rPr>
          <w:rFonts w:hAnsi="Times New Roman" w:cs="Times New Roman"/>
        </w:rPr>
        <w:t xml:space="preserve"> sensitivity, specificity for the training cohort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>
        <w:rPr>
          <w:rFonts w:hAnsi="Times New Roman" w:cs="Times New Roman"/>
        </w:rPr>
        <w:t>522</w:t>
      </w:r>
      <w:r w:rsidRPr="00056022">
        <w:rPr>
          <w:rFonts w:hAnsi="Times New Roman" w:cs="Times New Roman"/>
        </w:rPr>
        <w:t>), the validation cohort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>
        <w:rPr>
          <w:rFonts w:hAnsi="Times New Roman" w:cs="Times New Roman"/>
        </w:rPr>
        <w:t>174</w:t>
      </w:r>
      <w:r w:rsidRPr="00056022">
        <w:rPr>
          <w:rFonts w:hAnsi="Times New Roman" w:cs="Times New Roman"/>
        </w:rPr>
        <w:t>), and the combined cohort</w:t>
      </w:r>
      <w:r>
        <w:rPr>
          <w:rFonts w:hAnsi="Times New Roman" w:cs="Times New Roman"/>
        </w:rPr>
        <w:t xml:space="preserve"> from Torino</w:t>
      </w:r>
      <w:r w:rsidRPr="00056022">
        <w:rPr>
          <w:rFonts w:hAnsi="Times New Roman" w:cs="Times New Roman"/>
        </w:rPr>
        <w:t xml:space="preserve">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>
        <w:rPr>
          <w:rFonts w:hAnsi="Times New Roman" w:cs="Times New Roman"/>
        </w:rPr>
        <w:t>696</w:t>
      </w:r>
      <w:r w:rsidRPr="00056022">
        <w:rPr>
          <w:rFonts w:hAnsi="Times New Roman" w:cs="Times New Roman"/>
        </w:rPr>
        <w:t xml:space="preserve">). </w:t>
      </w:r>
      <w:r w:rsidR="0003146A">
        <w:rPr>
          <w:rFonts w:hAnsi="Times New Roman" w:cs="Times New Roman"/>
        </w:rPr>
        <w:t xml:space="preserve">Diagnostic performance is shown for the PACT (Primary Aldosteronism Confirmatory Testing) score. </w:t>
      </w:r>
      <w:r w:rsidR="00397625" w:rsidRPr="00397625">
        <w:rPr>
          <w:rFonts w:hAnsi="Times New Roman" w:cs="Times New Roman"/>
        </w:rPr>
        <w:t xml:space="preserve">A cut-off of </w:t>
      </w:r>
      <w:r w:rsidR="00E45CDB">
        <w:rPr>
          <w:rFonts w:hAnsi="Times New Roman" w:cs="Times New Roman"/>
        </w:rPr>
        <w:t xml:space="preserve">equal or </w:t>
      </w:r>
      <w:r w:rsidR="00397625" w:rsidRPr="00397625">
        <w:rPr>
          <w:rFonts w:hAnsi="Times New Roman" w:cs="Times New Roman"/>
        </w:rPr>
        <w:t xml:space="preserve">greater than </w:t>
      </w:r>
      <w:r w:rsidR="00E45CDB">
        <w:rPr>
          <w:rFonts w:hAnsi="Times New Roman" w:cs="Times New Roman"/>
        </w:rPr>
        <w:t>5</w:t>
      </w:r>
      <w:r w:rsidR="00397625" w:rsidRPr="00397625">
        <w:rPr>
          <w:rFonts w:hAnsi="Times New Roman" w:cs="Times New Roman"/>
        </w:rPr>
        <w:t xml:space="preserve"> identifies patients with </w:t>
      </w:r>
      <w:r w:rsidR="00E45CDB">
        <w:rPr>
          <w:rFonts w:hAnsi="Times New Roman" w:cs="Times New Roman"/>
        </w:rPr>
        <w:t xml:space="preserve">a confirmed diagnosis of PA with the maximum sensitivity; a </w:t>
      </w:r>
      <w:r w:rsidR="00E45CDB" w:rsidRPr="00397625">
        <w:rPr>
          <w:rFonts w:hAnsi="Times New Roman" w:cs="Times New Roman"/>
        </w:rPr>
        <w:t xml:space="preserve">cut-off of </w:t>
      </w:r>
      <w:r w:rsidR="00E45CDB">
        <w:rPr>
          <w:rFonts w:hAnsi="Times New Roman" w:cs="Times New Roman"/>
        </w:rPr>
        <w:t xml:space="preserve">equal or </w:t>
      </w:r>
      <w:r w:rsidR="00E45CDB" w:rsidRPr="00397625">
        <w:rPr>
          <w:rFonts w:hAnsi="Times New Roman" w:cs="Times New Roman"/>
        </w:rPr>
        <w:t xml:space="preserve">greater than </w:t>
      </w:r>
      <w:r w:rsidR="00E45CDB">
        <w:rPr>
          <w:rFonts w:hAnsi="Times New Roman" w:cs="Times New Roman"/>
        </w:rPr>
        <w:t>8</w:t>
      </w:r>
      <w:r w:rsidR="00E45CDB" w:rsidRPr="00397625">
        <w:rPr>
          <w:rFonts w:hAnsi="Times New Roman" w:cs="Times New Roman"/>
        </w:rPr>
        <w:t xml:space="preserve"> identifies patients with </w:t>
      </w:r>
      <w:r w:rsidR="00E45CDB">
        <w:rPr>
          <w:rFonts w:hAnsi="Times New Roman" w:cs="Times New Roman"/>
        </w:rPr>
        <w:t>a confirmed diagnosis of PA with the higher accu</w:t>
      </w:r>
      <w:r w:rsidR="00F1270E">
        <w:rPr>
          <w:rFonts w:hAnsi="Times New Roman" w:cs="Times New Roman"/>
        </w:rPr>
        <w:t>r</w:t>
      </w:r>
      <w:r w:rsidR="00E45CDB">
        <w:rPr>
          <w:rFonts w:hAnsi="Times New Roman" w:cs="Times New Roman"/>
        </w:rPr>
        <w:t>a</w:t>
      </w:r>
      <w:r w:rsidR="00F1270E">
        <w:rPr>
          <w:rFonts w:hAnsi="Times New Roman" w:cs="Times New Roman"/>
        </w:rPr>
        <w:t>c</w:t>
      </w:r>
      <w:r w:rsidR="00E45CDB">
        <w:rPr>
          <w:rFonts w:hAnsi="Times New Roman" w:cs="Times New Roman"/>
        </w:rPr>
        <w:t>y</w:t>
      </w:r>
      <w:r w:rsidR="00F1270E">
        <w:rPr>
          <w:rFonts w:hAnsi="Times New Roman" w:cs="Times New Roman"/>
        </w:rPr>
        <w:t xml:space="preserve">; a cut-off of equal or greater than 13 identifies </w:t>
      </w:r>
      <w:r w:rsidR="00F1270E" w:rsidRPr="00397625">
        <w:rPr>
          <w:rFonts w:hAnsi="Times New Roman" w:cs="Times New Roman"/>
        </w:rPr>
        <w:t xml:space="preserve">patients with </w:t>
      </w:r>
      <w:r w:rsidR="00F1270E">
        <w:rPr>
          <w:rFonts w:hAnsi="Times New Roman" w:cs="Times New Roman"/>
        </w:rPr>
        <w:t>a confirmed diagnosis of PA with the maximum specificity.</w:t>
      </w:r>
    </w:p>
    <w:p w14:paraId="76CF84F6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987D4A">
        <w:rPr>
          <w:b/>
          <w:bCs/>
          <w:lang w:val="en-US"/>
        </w:rPr>
        <w:br w:type="page"/>
      </w:r>
    </w:p>
    <w:p w14:paraId="4064CFF5" w14:textId="2492A493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</w:t>
      </w:r>
      <w:r w:rsidR="005C473F">
        <w:rPr>
          <w:rFonts w:hAnsi="Times New Roman" w:cs="Times New Roman"/>
          <w:b/>
          <w:bCs/>
        </w:rPr>
        <w:t>7</w:t>
      </w:r>
      <w:r w:rsidRPr="0027456A">
        <w:rPr>
          <w:rFonts w:hAnsi="Times New Roman" w:cs="Times New Roman"/>
          <w:b/>
          <w:bCs/>
        </w:rPr>
        <w:t>. Distribution of PA patients according to the score</w:t>
      </w:r>
    </w:p>
    <w:tbl>
      <w:tblPr>
        <w:tblStyle w:val="Grigliatabella1"/>
        <w:tblW w:w="6237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47"/>
        <w:gridCol w:w="963"/>
        <w:gridCol w:w="992"/>
        <w:gridCol w:w="851"/>
        <w:gridCol w:w="992"/>
        <w:gridCol w:w="992"/>
      </w:tblGrid>
      <w:tr w:rsidR="00AA4F9F" w:rsidRPr="00AA4F9F" w14:paraId="1836DCAE" w14:textId="77777777" w:rsidTr="00AA4F9F">
        <w:trPr>
          <w:trHeight w:val="326"/>
          <w:tblHeader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EAAAA"/>
            <w:vAlign w:val="center"/>
          </w:tcPr>
          <w:p w14:paraId="637C057E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b/>
                <w:lang w:val="en-GB" w:eastAsia="en-US"/>
              </w:rPr>
              <w:t>Score Points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EAAAA"/>
            <w:vAlign w:val="center"/>
          </w:tcPr>
          <w:p w14:paraId="27EB954E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b/>
                <w:lang w:val="en-GB" w:eastAsia="en-US"/>
              </w:rPr>
              <w:t>Total</w:t>
            </w:r>
          </w:p>
          <w:p w14:paraId="13CBA5B5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(n)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06A0D877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b/>
                <w:lang w:val="en-GB" w:eastAsia="en-US"/>
              </w:rPr>
              <w:t>PA excluded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639CFA30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b/>
                <w:lang w:val="en-GB" w:eastAsia="en-US"/>
              </w:rPr>
              <w:t>PA confirmed</w:t>
            </w:r>
          </w:p>
        </w:tc>
      </w:tr>
      <w:tr w:rsidR="00AA4F9F" w:rsidRPr="00AA4F9F" w14:paraId="6EBBD5D8" w14:textId="77777777" w:rsidTr="00AA4F9F">
        <w:trPr>
          <w:trHeight w:val="315"/>
          <w:tblHeader/>
        </w:trPr>
        <w:tc>
          <w:tcPr>
            <w:tcW w:w="1447" w:type="dxa"/>
            <w:vMerge/>
            <w:tcBorders>
              <w:left w:val="single" w:sz="4" w:space="0" w:color="auto"/>
              <w:right w:val="nil"/>
            </w:tcBorders>
            <w:shd w:val="clear" w:color="auto" w:fill="AEAAAA"/>
            <w:vAlign w:val="center"/>
          </w:tcPr>
          <w:p w14:paraId="0BBCBF81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</w:p>
        </w:tc>
        <w:tc>
          <w:tcPr>
            <w:tcW w:w="963" w:type="dxa"/>
            <w:vMerge/>
            <w:tcBorders>
              <w:left w:val="nil"/>
              <w:right w:val="single" w:sz="4" w:space="0" w:color="auto"/>
            </w:tcBorders>
            <w:shd w:val="clear" w:color="auto" w:fill="AEAAAA"/>
            <w:vAlign w:val="center"/>
          </w:tcPr>
          <w:p w14:paraId="630B657E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EAAAA"/>
            <w:vAlign w:val="center"/>
          </w:tcPr>
          <w:p w14:paraId="4741845D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(n)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EAAAA"/>
            <w:vAlign w:val="center"/>
          </w:tcPr>
          <w:p w14:paraId="377FCBB6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(%)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EAAAA"/>
            <w:vAlign w:val="center"/>
          </w:tcPr>
          <w:p w14:paraId="3CB6DC7C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(n)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EAAAA"/>
            <w:vAlign w:val="center"/>
          </w:tcPr>
          <w:p w14:paraId="4E3552F1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(%)</w:t>
            </w:r>
          </w:p>
        </w:tc>
      </w:tr>
      <w:tr w:rsidR="00AA4F9F" w:rsidRPr="00AA4F9F" w14:paraId="6A229185" w14:textId="77777777" w:rsidTr="00AA4F9F">
        <w:trPr>
          <w:trHeight w:val="42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707A7B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0.0-2.0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3BB9249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48BE89C7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0B882F7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100,0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185183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FFEC8B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0,0</w:t>
            </w:r>
          </w:p>
        </w:tc>
      </w:tr>
      <w:tr w:rsidR="00AA4F9F" w:rsidRPr="00AA4F9F" w14:paraId="6DC337B3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4B35936D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2.1-4.0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61659CF4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49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12432D1C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3626574D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100,0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77EFED6D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4A74613D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0,0</w:t>
            </w:r>
          </w:p>
        </w:tc>
      </w:tr>
      <w:tr w:rsidR="00AA4F9F" w:rsidRPr="00AA4F9F" w14:paraId="4AE4A8F9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53CC65C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4.1-6.0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792ACD6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138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0FD597F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25F291D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76,8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7B91E6A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D0C365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23,2</w:t>
            </w:r>
          </w:p>
        </w:tc>
      </w:tr>
      <w:tr w:rsidR="00AA4F9F" w:rsidRPr="00AA4F9F" w14:paraId="0B7B3D22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41332389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6.1-8.0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61E718C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145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79ADAA15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63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1662DF24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43,4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6A173720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17AAB8AB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56,6</w:t>
            </w:r>
          </w:p>
        </w:tc>
      </w:tr>
      <w:tr w:rsidR="00AA4F9F" w:rsidRPr="00AA4F9F" w14:paraId="375307F7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11E4FFFF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8.1-10.0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193D876C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137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880ED09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25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351251F4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18,2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1ADED5C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112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71BB3E54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81,8</w:t>
            </w:r>
          </w:p>
        </w:tc>
      </w:tr>
      <w:tr w:rsidR="00AA4F9F" w:rsidRPr="00AA4F9F" w14:paraId="1BD1B51D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0765547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10.1-12.0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55671D5F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112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6FDE96C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494C601C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16,1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120FF501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94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0936F13F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83,9</w:t>
            </w:r>
          </w:p>
        </w:tc>
      </w:tr>
      <w:tr w:rsidR="00AA4F9F" w:rsidRPr="00AA4F9F" w14:paraId="146F3345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571DC7FD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12.1-14.0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2C8E266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87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465048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126C9714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0,0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AEC856C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0EC7720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100,0</w:t>
            </w:r>
          </w:p>
        </w:tc>
      </w:tr>
      <w:tr w:rsidR="00AA4F9F" w:rsidRPr="00AA4F9F" w14:paraId="4A345E9A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14:paraId="090E89A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14.1-16.0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DC480C0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14:paraId="468C037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46EC607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0,0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14:paraId="28AFB86F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843558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100,0</w:t>
            </w:r>
          </w:p>
        </w:tc>
      </w:tr>
      <w:tr w:rsidR="00AA4F9F" w:rsidRPr="00AA4F9F" w14:paraId="6E884B59" w14:textId="77777777" w:rsidTr="00AA4F9F">
        <w:trPr>
          <w:trHeight w:val="42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EAAAA"/>
            <w:vAlign w:val="center"/>
          </w:tcPr>
          <w:p w14:paraId="561E15E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Total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5B3A541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696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EAAAA"/>
            <w:vAlign w:val="center"/>
          </w:tcPr>
          <w:p w14:paraId="67B80FA0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275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1B3C6C35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N.A.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EAAAA"/>
            <w:vAlign w:val="center"/>
          </w:tcPr>
          <w:p w14:paraId="780FE320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421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14893378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N.A.</w:t>
            </w:r>
          </w:p>
        </w:tc>
      </w:tr>
    </w:tbl>
    <w:p w14:paraId="66B97EFF" w14:textId="77777777" w:rsidR="0027456A" w:rsidRPr="001251CB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10"/>
          <w:szCs w:val="10"/>
          <w:highlight w:val="yellow"/>
        </w:rPr>
      </w:pPr>
    </w:p>
    <w:p w14:paraId="2CC5413A" w14:textId="3019B226" w:rsidR="002426AA" w:rsidRPr="00056022" w:rsidRDefault="00682BCF" w:rsidP="002426AA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</w:rPr>
      </w:pPr>
      <w:r>
        <w:rPr>
          <w:rFonts w:hAnsi="Times New Roman" w:cs="Times New Roman"/>
        </w:rPr>
        <w:t>N</w:t>
      </w:r>
      <w:r w:rsidR="002426AA" w:rsidRPr="00056022">
        <w:rPr>
          <w:rFonts w:hAnsi="Times New Roman" w:cs="Times New Roman"/>
        </w:rPr>
        <w:t>umber (</w:t>
      </w:r>
      <w:r>
        <w:rPr>
          <w:rFonts w:hAnsi="Times New Roman" w:cs="Times New Roman"/>
        </w:rPr>
        <w:t>n</w:t>
      </w:r>
      <w:r w:rsidR="002426AA" w:rsidRPr="00056022">
        <w:rPr>
          <w:rFonts w:hAnsi="Times New Roman" w:cs="Times New Roman"/>
        </w:rPr>
        <w:t>) and proportion (%) of patients stratified for diagnosis (PA</w:t>
      </w:r>
      <w:r>
        <w:rPr>
          <w:rFonts w:hAnsi="Times New Roman" w:cs="Times New Roman"/>
        </w:rPr>
        <w:t xml:space="preserve"> excluded</w:t>
      </w:r>
      <w:r w:rsidR="002426AA" w:rsidRPr="00056022">
        <w:rPr>
          <w:rFonts w:hAnsi="Times New Roman" w:cs="Times New Roman"/>
        </w:rPr>
        <w:t xml:space="preserve"> </w:t>
      </w:r>
      <w:r w:rsidR="002426AA" w:rsidRPr="00056022">
        <w:rPr>
          <w:rFonts w:hAnsi="Times New Roman" w:cs="Times New Roman"/>
          <w:i/>
          <w:iCs/>
        </w:rPr>
        <w:t>v</w:t>
      </w:r>
      <w:r>
        <w:rPr>
          <w:rFonts w:hAnsi="Times New Roman" w:cs="Times New Roman"/>
          <w:i/>
          <w:iCs/>
        </w:rPr>
        <w:t>s.</w:t>
      </w:r>
      <w:r w:rsidR="002426AA" w:rsidRPr="00056022">
        <w:rPr>
          <w:rFonts w:hAnsi="Times New Roman" w:cs="Times New Roman"/>
        </w:rPr>
        <w:t xml:space="preserve"> </w:t>
      </w:r>
      <w:r>
        <w:rPr>
          <w:rFonts w:hAnsi="Times New Roman" w:cs="Times New Roman"/>
        </w:rPr>
        <w:t>confirmed</w:t>
      </w:r>
      <w:r w:rsidR="002426AA" w:rsidRPr="00056022">
        <w:rPr>
          <w:rFonts w:hAnsi="Times New Roman" w:cs="Times New Roman"/>
        </w:rPr>
        <w:t xml:space="preserve">) is shown according to the score in the </w:t>
      </w:r>
      <w:r>
        <w:rPr>
          <w:rFonts w:hAnsi="Times New Roman" w:cs="Times New Roman"/>
        </w:rPr>
        <w:t>developmental</w:t>
      </w:r>
      <w:r w:rsidR="002426AA" w:rsidRPr="00056022">
        <w:rPr>
          <w:rFonts w:hAnsi="Times New Roman" w:cs="Times New Roman"/>
        </w:rPr>
        <w:t xml:space="preserve"> cohort</w:t>
      </w:r>
      <w:r>
        <w:rPr>
          <w:rFonts w:hAnsi="Times New Roman" w:cs="Times New Roman"/>
        </w:rPr>
        <w:t xml:space="preserve"> of Torino</w:t>
      </w:r>
      <w:r w:rsidR="002426AA" w:rsidRPr="00056022">
        <w:rPr>
          <w:rFonts w:hAnsi="Times New Roman" w:cs="Times New Roman"/>
        </w:rPr>
        <w:t xml:space="preserve"> (</w:t>
      </w:r>
      <w:r w:rsidR="00D8423A">
        <w:rPr>
          <w:rFonts w:hAnsi="Times New Roman" w:cs="Times New Roman"/>
        </w:rPr>
        <w:t>n</w:t>
      </w:r>
      <w:r>
        <w:rPr>
          <w:rFonts w:hAnsi="Times New Roman" w:cs="Times New Roman"/>
        </w:rPr>
        <w:t>=696</w:t>
      </w:r>
      <w:r w:rsidR="002426AA" w:rsidRPr="00056022">
        <w:rPr>
          <w:rFonts w:hAnsi="Times New Roman" w:cs="Times New Roman"/>
        </w:rPr>
        <w:t>). N.A., Not Applicable.</w:t>
      </w:r>
    </w:p>
    <w:p w14:paraId="315A0D35" w14:textId="26640645" w:rsidR="0027456A" w:rsidRP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</w:p>
    <w:p w14:paraId="597E11C5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987D4A">
        <w:rPr>
          <w:b/>
          <w:bCs/>
          <w:lang w:val="en-US"/>
        </w:rPr>
        <w:br w:type="page"/>
      </w:r>
    </w:p>
    <w:p w14:paraId="66ED8FF6" w14:textId="71C3954C" w:rsidR="001C02FC" w:rsidRDefault="001C02FC" w:rsidP="001C02FC">
      <w:pPr>
        <w:spacing w:line="480" w:lineRule="auto"/>
        <w:jc w:val="both"/>
        <w:rPr>
          <w:ins w:id="8" w:author="Jacopo Burrello" w:date="2020-09-08T12:37:00Z"/>
          <w:b/>
          <w:bCs/>
          <w:lang w:val="en-US"/>
        </w:rPr>
      </w:pPr>
      <w:ins w:id="9" w:author="Jacopo Burrello" w:date="2020-09-08T12:37:00Z">
        <w:r w:rsidRPr="001C02FC">
          <w:rPr>
            <w:b/>
            <w:bCs/>
            <w:lang w:val="en-US"/>
            <w:rPrChange w:id="10" w:author="Jacopo Burrello" w:date="2020-09-08T12:37:00Z">
              <w:rPr>
                <w:i/>
                <w:iCs/>
                <w:lang w:val="en-US"/>
              </w:rPr>
            </w:rPrChange>
          </w:rPr>
          <w:lastRenderedPageBreak/>
          <w:t>Figure S1.</w:t>
        </w:r>
        <w:r w:rsidRPr="001C02FC">
          <w:rPr>
            <w:b/>
            <w:bCs/>
            <w:lang w:val="en-US"/>
            <w:rPrChange w:id="11" w:author="Jacopo Burrello" w:date="2020-09-08T12:37:00Z">
              <w:rPr>
                <w:lang w:val="en-US"/>
              </w:rPr>
            </w:rPrChange>
          </w:rPr>
          <w:t xml:space="preserve"> </w:t>
        </w:r>
        <w:r w:rsidRPr="001C02FC">
          <w:rPr>
            <w:b/>
            <w:bCs/>
            <w:lang w:val="en-US"/>
          </w:rPr>
          <w:t>D</w:t>
        </w:r>
        <w:r w:rsidRPr="00A3094D">
          <w:rPr>
            <w:b/>
            <w:bCs/>
            <w:lang w:val="en-US"/>
          </w:rPr>
          <w:t xml:space="preserve">iagnostic modelling </w:t>
        </w:r>
      </w:ins>
    </w:p>
    <w:p w14:paraId="440166EC" w14:textId="65EC7797" w:rsidR="001C02FC" w:rsidRDefault="00596F7B" w:rsidP="001C02FC">
      <w:pPr>
        <w:spacing w:line="480" w:lineRule="auto"/>
        <w:jc w:val="both"/>
        <w:rPr>
          <w:ins w:id="12" w:author="Jacopo Burrello" w:date="2020-09-08T12:37:00Z"/>
          <w:b/>
          <w:bCs/>
          <w:lang w:val="en-US"/>
        </w:rPr>
      </w:pPr>
      <w:ins w:id="13" w:author="Jacopo Burrello" w:date="2020-09-08T15:11:00Z">
        <w:r>
          <w:rPr>
            <w:b/>
            <w:bCs/>
            <w:noProof/>
            <w:lang w:val="en-US"/>
          </w:rPr>
          <w:drawing>
            <wp:inline distT="0" distB="0" distL="0" distR="0" wp14:anchorId="3BB4C56E" wp14:editId="4327EE82">
              <wp:extent cx="6030595" cy="6609080"/>
              <wp:effectExtent l="0" t="0" r="1905" b="0"/>
              <wp:docPr id="3" name="Immagine 3" descr="Immagine che contiene testo&#10;&#10;Descrizione generat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magine 3" descr="Immagine che contiene testo&#10;&#10;Descrizione generata automaticamente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30595" cy="6609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EB7BF0" w14:textId="42B8BB97" w:rsidR="001C02FC" w:rsidRDefault="001C02FC">
      <w:pPr>
        <w:jc w:val="both"/>
        <w:rPr>
          <w:ins w:id="14" w:author="Jacopo Burrello" w:date="2020-09-08T12:37:00Z"/>
          <w:lang w:val="en-GB"/>
        </w:rPr>
        <w:pPrChange w:id="15" w:author="Jacopo Burrello" w:date="2020-09-08T12:38:00Z">
          <w:pPr>
            <w:spacing w:line="480" w:lineRule="auto"/>
            <w:jc w:val="both"/>
          </w:pPr>
        </w:pPrChange>
      </w:pPr>
      <w:ins w:id="16" w:author="Jacopo Burrello" w:date="2020-09-08T12:37:00Z">
        <w:r>
          <w:rPr>
            <w:lang w:val="en-US"/>
          </w:rPr>
          <w:t>Machine learning based models to discriminate patients with a confirmed diagnosis of PA (n=421</w:t>
        </w:r>
        <w:r w:rsidRPr="00290747">
          <w:rPr>
            <w:lang w:val="en-US"/>
          </w:rPr>
          <w:t xml:space="preserve">) </w:t>
        </w:r>
        <w:r>
          <w:rPr>
            <w:lang w:val="en-US"/>
          </w:rPr>
          <w:t>from patients with</w:t>
        </w:r>
        <w:r w:rsidRPr="00290747">
          <w:rPr>
            <w:lang w:val="en-US"/>
          </w:rPr>
          <w:t xml:space="preserve"> </w:t>
        </w:r>
        <w:r>
          <w:rPr>
            <w:lang w:val="en-US"/>
          </w:rPr>
          <w:t>PA excluded</w:t>
        </w:r>
        <w:r w:rsidRPr="00290747">
          <w:rPr>
            <w:lang w:val="en-US"/>
          </w:rPr>
          <w:t xml:space="preserve"> (</w:t>
        </w:r>
        <w:r>
          <w:rPr>
            <w:lang w:val="en-US"/>
          </w:rPr>
          <w:t>n=275</w:t>
        </w:r>
        <w:r w:rsidRPr="00290747">
          <w:rPr>
            <w:lang w:val="en-US"/>
          </w:rPr>
          <w:t>)</w:t>
        </w:r>
        <w:r>
          <w:rPr>
            <w:lang w:val="en-US"/>
          </w:rPr>
          <w:t xml:space="preserve">. The models included the 6 variables with the highest prediction power. Confusion matrix shows real and predicted diagnosis, accuracy, sensitivity, and specificity for each model in the developmental cohort (n=696). Data on training and validation of the models are reported in </w:t>
        </w:r>
        <w:r>
          <w:rPr>
            <w:highlight w:val="green"/>
            <w:lang w:val="en-US"/>
          </w:rPr>
          <w:t>T</w:t>
        </w:r>
        <w:r w:rsidRPr="003260F9">
          <w:rPr>
            <w:highlight w:val="green"/>
            <w:lang w:val="en-US"/>
          </w:rPr>
          <w:t>able S5</w:t>
        </w:r>
        <w:r>
          <w:rPr>
            <w:lang w:val="en-US"/>
          </w:rPr>
          <w:t>. (</w:t>
        </w:r>
        <w:r w:rsidRPr="00A515CC">
          <w:rPr>
            <w:b/>
            <w:bCs/>
            <w:lang w:val="en-US"/>
          </w:rPr>
          <w:t>A</w:t>
        </w:r>
        <w:r>
          <w:rPr>
            <w:lang w:val="en-US"/>
          </w:rPr>
          <w:t xml:space="preserve">) Canonical plot </w:t>
        </w:r>
        <w:r w:rsidRPr="00A515CC">
          <w:rPr>
            <w:lang w:val="en-GB"/>
          </w:rPr>
          <w:t>representing diagnostic performance of LDA; each patient is indicated by a point and diagnosis are reported by colour (</w:t>
        </w:r>
        <w:r>
          <w:rPr>
            <w:lang w:val="en-GB"/>
          </w:rPr>
          <w:t xml:space="preserve">confirmed </w:t>
        </w:r>
        <w:r w:rsidRPr="00A515CC">
          <w:rPr>
            <w:lang w:val="en-GB"/>
          </w:rPr>
          <w:t xml:space="preserve">PA, black; </w:t>
        </w:r>
        <w:r>
          <w:rPr>
            <w:lang w:val="en-GB"/>
          </w:rPr>
          <w:t>PA excluded</w:t>
        </w:r>
        <w:r w:rsidRPr="00A515CC">
          <w:rPr>
            <w:lang w:val="en-GB"/>
          </w:rPr>
          <w:t xml:space="preserve">, grey). The axes (canonical component 1 and 2) are calculated by weighted linear combination of the 6 variables included in the model to maximize the separation between groups. The </w:t>
        </w:r>
        <w:commentRangeStart w:id="17"/>
        <w:commentRangeStart w:id="18"/>
        <w:r w:rsidRPr="00A515CC">
          <w:rPr>
            <w:lang w:val="en-GB"/>
          </w:rPr>
          <w:t>crosses</w:t>
        </w:r>
        <w:commentRangeEnd w:id="17"/>
        <w:r>
          <w:rPr>
            <w:rStyle w:val="Rimandocommento"/>
          </w:rPr>
          <w:commentReference w:id="17"/>
        </w:r>
        <w:commentRangeEnd w:id="18"/>
        <w:r>
          <w:rPr>
            <w:rStyle w:val="Rimandocommento"/>
          </w:rPr>
          <w:commentReference w:id="18"/>
        </w:r>
        <w:r w:rsidRPr="00A515CC">
          <w:rPr>
            <w:lang w:val="en-GB"/>
          </w:rPr>
          <w:t xml:space="preserve"> indicate the means of (canonical 1; canonical 2) for patients with UPA or BPA, the </w:t>
        </w:r>
        <w:r w:rsidRPr="009B5DDC">
          <w:rPr>
            <w:lang w:val="en-GB"/>
          </w:rPr>
          <w:t xml:space="preserve">ellipse included patients with a linear combination coefficient that falls within the mean </w:t>
        </w:r>
        <w:r w:rsidRPr="009B5DDC">
          <w:rPr>
            <w:lang w:val="en-GB"/>
          </w:rPr>
          <w:sym w:font="Symbol" w:char="F0B1"/>
        </w:r>
        <w:r w:rsidRPr="009B5DDC">
          <w:rPr>
            <w:lang w:val="en-GB"/>
          </w:rPr>
          <w:t xml:space="preserve"> SD. (</w:t>
        </w:r>
        <w:r w:rsidRPr="009B5DDC">
          <w:rPr>
            <w:b/>
            <w:bCs/>
            <w:lang w:val="en-GB"/>
          </w:rPr>
          <w:t>B</w:t>
        </w:r>
        <w:r w:rsidRPr="009B5DDC">
          <w:rPr>
            <w:lang w:val="en-GB"/>
          </w:rPr>
          <w:t xml:space="preserve">) </w:t>
        </w:r>
        <w:r w:rsidRPr="009C5AD2">
          <w:rPr>
            <w:lang w:val="en-GB"/>
          </w:rPr>
          <w:lastRenderedPageBreak/>
          <w:t>T</w:t>
        </w:r>
        <w:r w:rsidRPr="0045208A">
          <w:rPr>
            <w:lang w:val="en-GB"/>
          </w:rPr>
          <w:t xml:space="preserve">he </w:t>
        </w:r>
        <w:r w:rsidRPr="009B5DDC">
          <w:rPr>
            <w:lang w:val="en-GB"/>
            <w:rPrChange w:id="19" w:author="Jacopo Burrello" w:date="2020-09-08T12:38:00Z">
              <w:rPr>
                <w:highlight w:val="cyan"/>
                <w:lang w:val="en-GB"/>
              </w:rPr>
            </w:rPrChange>
          </w:rPr>
          <w:t>first classification tree</w:t>
        </w:r>
        <w:r w:rsidRPr="009B5DDC">
          <w:rPr>
            <w:lang w:val="en-GB"/>
          </w:rPr>
          <w:t xml:space="preserve"> of the forest is</w:t>
        </w:r>
        <w:r w:rsidRPr="00A515CC">
          <w:rPr>
            <w:lang w:val="en-GB"/>
          </w:rPr>
          <w:t xml:space="preserve"> shown for the prediction of </w:t>
        </w:r>
        <w:r>
          <w:rPr>
            <w:lang w:val="en-GB"/>
          </w:rPr>
          <w:t>PA confirmed</w:t>
        </w:r>
        <w:r w:rsidRPr="00A515CC">
          <w:rPr>
            <w:lang w:val="en-GB"/>
          </w:rPr>
          <w:t xml:space="preserve"> </w:t>
        </w:r>
        <w:r w:rsidRPr="00A515CC">
          <w:rPr>
            <w:i/>
            <w:iCs/>
            <w:lang w:val="en-GB"/>
          </w:rPr>
          <w:t>vs.</w:t>
        </w:r>
        <w:r w:rsidRPr="00A515CC">
          <w:rPr>
            <w:lang w:val="en-GB"/>
          </w:rPr>
          <w:t xml:space="preserve">PA </w:t>
        </w:r>
        <w:r>
          <w:rPr>
            <w:lang w:val="en-GB"/>
          </w:rPr>
          <w:t>excluded. (</w:t>
        </w:r>
        <w:r w:rsidRPr="00945BCB">
          <w:rPr>
            <w:b/>
            <w:bCs/>
            <w:lang w:val="en-GB"/>
          </w:rPr>
          <w:t>C</w:t>
        </w:r>
        <w:r>
          <w:rPr>
            <w:lang w:val="en-GB"/>
          </w:rPr>
          <w:t xml:space="preserve">, </w:t>
        </w:r>
        <w:r>
          <w:rPr>
            <w:b/>
            <w:bCs/>
            <w:lang w:val="en-GB"/>
          </w:rPr>
          <w:t>D</w:t>
        </w:r>
        <w:r>
          <w:rPr>
            <w:lang w:val="en-GB"/>
          </w:rPr>
          <w:t>) Graphs showing the performance of SVM models (Support Vector Machine, Linear and Gaussian). Axes report the two best support vector classifiers: aldosterone at screening on x-axis and lowest recorded potassium levels on y-axis. E</w:t>
        </w:r>
        <w:r w:rsidRPr="00A515CC">
          <w:rPr>
            <w:lang w:val="en-GB"/>
          </w:rPr>
          <w:t>ach patient is indicated by a point and diagnosis are reported by colour (</w:t>
        </w:r>
        <w:r>
          <w:rPr>
            <w:lang w:val="en-GB"/>
          </w:rPr>
          <w:t xml:space="preserve">confirmed </w:t>
        </w:r>
        <w:r w:rsidRPr="00A515CC">
          <w:rPr>
            <w:lang w:val="en-GB"/>
          </w:rPr>
          <w:t xml:space="preserve">PA, </w:t>
        </w:r>
        <w:r>
          <w:rPr>
            <w:lang w:val="en-GB"/>
          </w:rPr>
          <w:t>dark grey</w:t>
        </w:r>
        <w:r w:rsidRPr="00A515CC">
          <w:rPr>
            <w:lang w:val="en-GB"/>
          </w:rPr>
          <w:t xml:space="preserve">; </w:t>
        </w:r>
        <w:r>
          <w:rPr>
            <w:lang w:val="en-GB"/>
          </w:rPr>
          <w:t>PA excluded</w:t>
        </w:r>
        <w:r w:rsidRPr="00A515CC">
          <w:rPr>
            <w:lang w:val="en-GB"/>
          </w:rPr>
          <w:t>, grey).</w:t>
        </w:r>
        <w:r>
          <w:rPr>
            <w:lang w:val="en-GB"/>
          </w:rPr>
          <w:t xml:space="preserve"> Model prediction areas are indicated by colours, as appropriated.</w:t>
        </w:r>
      </w:ins>
    </w:p>
    <w:p w14:paraId="42B5D03A" w14:textId="0EFB62F6" w:rsidR="001C02FC" w:rsidRDefault="001C02FC">
      <w:pPr>
        <w:rPr>
          <w:ins w:id="20" w:author="Jacopo Burrello" w:date="2020-09-08T12:39:00Z"/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</w:p>
    <w:p w14:paraId="5D102A2B" w14:textId="77777777" w:rsidR="009B5DDC" w:rsidRDefault="009B5DDC">
      <w:pPr>
        <w:rPr>
          <w:ins w:id="21" w:author="Jacopo Burrello" w:date="2020-09-08T12:37:00Z"/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</w:p>
    <w:p w14:paraId="37D795DA" w14:textId="77777777" w:rsidR="009B5DDC" w:rsidRDefault="009B5DDC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ins w:id="22" w:author="Jacopo Burrello" w:date="2020-09-08T12:39:00Z"/>
          <w:rFonts w:hAnsi="Times New Roman" w:cs="Times New Roman"/>
          <w:b/>
          <w:bCs/>
        </w:rPr>
      </w:pPr>
    </w:p>
    <w:p w14:paraId="465C6844" w14:textId="0248A466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t>Figure S</w:t>
      </w:r>
      <w:ins w:id="23" w:author="Jacopo Burrello" w:date="2020-09-08T12:36:00Z">
        <w:r w:rsidR="001C02FC">
          <w:rPr>
            <w:rFonts w:hAnsi="Times New Roman" w:cs="Times New Roman"/>
            <w:b/>
            <w:bCs/>
          </w:rPr>
          <w:t>2</w:t>
        </w:r>
      </w:ins>
      <w:del w:id="24" w:author="Jacopo Burrello" w:date="2020-09-08T12:36:00Z">
        <w:r w:rsidRPr="0027456A" w:rsidDel="001C02FC">
          <w:rPr>
            <w:rFonts w:hAnsi="Times New Roman" w:cs="Times New Roman"/>
            <w:b/>
            <w:bCs/>
          </w:rPr>
          <w:delText>1</w:delText>
        </w:r>
      </w:del>
      <w:r w:rsidRPr="0027456A">
        <w:rPr>
          <w:rFonts w:hAnsi="Times New Roman" w:cs="Times New Roman"/>
          <w:b/>
          <w:bCs/>
        </w:rPr>
        <w:t>. Flow chart for the management of PA patients</w:t>
      </w:r>
    </w:p>
    <w:p w14:paraId="6D4C306D" w14:textId="6408B107" w:rsidR="0027456A" w:rsidRDefault="00364DFD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highlight w:val="yellow"/>
        </w:rPr>
      </w:pPr>
      <w:r>
        <w:rPr>
          <w:rFonts w:hAnsi="Times New Roman" w:cs="Times New Roman"/>
          <w:noProof/>
        </w:rPr>
        <w:drawing>
          <wp:inline distT="0" distB="0" distL="0" distR="0" wp14:anchorId="3C7C528D" wp14:editId="3D2DE89E">
            <wp:extent cx="5574535" cy="4836729"/>
            <wp:effectExtent l="0" t="0" r="1270" b="254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screenshot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270" cy="48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15D" w14:textId="34B06791" w:rsidR="001652B1" w:rsidRPr="00EF164D" w:rsidRDefault="007128EB" w:rsidP="007128EB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</w:rPr>
      </w:pPr>
      <w:r w:rsidRPr="00F53816">
        <w:rPr>
          <w:rFonts w:hAnsi="Times New Roman" w:cs="Times New Roman"/>
          <w:lang w:val="en-GB"/>
        </w:rPr>
        <w:t>Flow chart for the management of patients with</w:t>
      </w:r>
      <w:r>
        <w:rPr>
          <w:rFonts w:hAnsi="Times New Roman" w:cs="Times New Roman"/>
          <w:lang w:val="en-GB"/>
        </w:rPr>
        <w:t xml:space="preserve"> a positive screening test</w:t>
      </w:r>
      <w:r w:rsidR="00364DFD">
        <w:rPr>
          <w:rFonts w:hAnsi="Times New Roman" w:cs="Times New Roman"/>
          <w:lang w:val="en-GB"/>
        </w:rPr>
        <w:t xml:space="preserve"> (Developmental Cohort + External Validation Cohort; </w:t>
      </w:r>
      <w:r w:rsidR="00D8423A">
        <w:rPr>
          <w:rFonts w:hAnsi="Times New Roman" w:cs="Times New Roman"/>
          <w:lang w:val="en-GB"/>
        </w:rPr>
        <w:t>n</w:t>
      </w:r>
      <w:r w:rsidR="00364DFD">
        <w:rPr>
          <w:rFonts w:hAnsi="Times New Roman" w:cs="Times New Roman"/>
          <w:lang w:val="en-GB"/>
        </w:rPr>
        <w:t>=1</w:t>
      </w:r>
      <w:r w:rsidR="00D8423A">
        <w:rPr>
          <w:rFonts w:hAnsi="Times New Roman" w:cs="Times New Roman"/>
          <w:lang w:val="en-GB"/>
        </w:rPr>
        <w:t>,</w:t>
      </w:r>
      <w:r w:rsidR="00364DFD">
        <w:rPr>
          <w:rFonts w:hAnsi="Times New Roman" w:cs="Times New Roman"/>
          <w:lang w:val="en-GB"/>
        </w:rPr>
        <w:t>024)</w:t>
      </w:r>
      <w:r>
        <w:rPr>
          <w:rFonts w:hAnsi="Times New Roman" w:cs="Times New Roman"/>
          <w:lang w:val="en-GB"/>
        </w:rPr>
        <w:t>. (</w:t>
      </w:r>
      <w:r w:rsidRPr="00F53816">
        <w:rPr>
          <w:rFonts w:hAnsi="Times New Roman" w:cs="Times New Roman"/>
          <w:b/>
          <w:bCs/>
          <w:lang w:val="en-GB"/>
        </w:rPr>
        <w:t>A</w:t>
      </w:r>
      <w:r>
        <w:rPr>
          <w:rFonts w:hAnsi="Times New Roman" w:cs="Times New Roman"/>
          <w:lang w:val="en-GB"/>
        </w:rPr>
        <w:t xml:space="preserve">) </w:t>
      </w:r>
      <w:r w:rsidRPr="00F53816">
        <w:rPr>
          <w:rFonts w:hAnsi="Times New Roman" w:cs="Times New Roman"/>
          <w:lang w:val="en-GB"/>
        </w:rPr>
        <w:t xml:space="preserve">PA patient management using </w:t>
      </w:r>
      <w:r>
        <w:rPr>
          <w:rFonts w:hAnsi="Times New Roman" w:cs="Times New Roman"/>
          <w:lang w:val="en-GB"/>
        </w:rPr>
        <w:t>the PACT</w:t>
      </w:r>
      <w:r w:rsidRPr="00F53816">
        <w:rPr>
          <w:rFonts w:hAnsi="Times New Roman" w:cs="Times New Roman"/>
          <w:lang w:val="en-GB"/>
        </w:rPr>
        <w:t xml:space="preserve"> score; the number of patients is indicated in bold; cut-offs are indicated in grey.</w:t>
      </w:r>
      <w:r w:rsidR="00B3063C">
        <w:rPr>
          <w:rFonts w:hAnsi="Times New Roman" w:cs="Times New Roman"/>
          <w:lang w:val="en-GB"/>
        </w:rPr>
        <w:t xml:space="preserve"> Misclassified patients are reported in red.</w:t>
      </w:r>
      <w:r w:rsidRPr="00F53816">
        <w:rPr>
          <w:rFonts w:hAnsi="Times New Roman" w:cs="Times New Roman"/>
          <w:lang w:val="en-GB"/>
        </w:rPr>
        <w:t xml:space="preserve"> </w:t>
      </w:r>
      <w:r>
        <w:rPr>
          <w:rFonts w:hAnsi="Times New Roman" w:cs="Times New Roman"/>
          <w:lang w:val="en-GB"/>
        </w:rPr>
        <w:t>(</w:t>
      </w:r>
      <w:r w:rsidRPr="004941C7">
        <w:rPr>
          <w:rFonts w:hAnsi="Times New Roman" w:cs="Times New Roman"/>
          <w:b/>
          <w:bCs/>
          <w:lang w:val="en-GB"/>
        </w:rPr>
        <w:t>B</w:t>
      </w:r>
      <w:r>
        <w:rPr>
          <w:rFonts w:hAnsi="Times New Roman" w:cs="Times New Roman"/>
          <w:lang w:val="en-GB"/>
        </w:rPr>
        <w:t>) C</w:t>
      </w:r>
      <w:r w:rsidRPr="00F53816">
        <w:rPr>
          <w:rFonts w:hAnsi="Times New Roman" w:cs="Times New Roman"/>
          <w:lang w:val="en-GB"/>
        </w:rPr>
        <w:t>onfusion matrix representing real and predicted subtype diagnosis, sensitivity, specificity, positive and negative predictive value (</w:t>
      </w:r>
      <w:r>
        <w:rPr>
          <w:rFonts w:hAnsi="Times New Roman" w:cs="Times New Roman"/>
          <w:lang w:val="en-GB"/>
        </w:rPr>
        <w:t xml:space="preserve">PPV; </w:t>
      </w:r>
      <w:r w:rsidRPr="00F53816">
        <w:rPr>
          <w:rFonts w:hAnsi="Times New Roman" w:cs="Times New Roman"/>
          <w:lang w:val="en-GB"/>
        </w:rPr>
        <w:t xml:space="preserve">NPV). AVS, Adrenal Venous Sampling; </w:t>
      </w:r>
      <w:r>
        <w:rPr>
          <w:rFonts w:hAnsi="Times New Roman" w:cs="Times New Roman"/>
          <w:lang w:val="en-GB"/>
        </w:rPr>
        <w:t>PA, Primary Aldosteronism;</w:t>
      </w:r>
      <w:r w:rsidR="0042253B">
        <w:rPr>
          <w:rFonts w:hAnsi="Times New Roman" w:cs="Times New Roman"/>
          <w:lang w:val="en-GB"/>
        </w:rPr>
        <w:t xml:space="preserve"> LREH, Low Renin Essential Hypertensive patients (PA positive screening test with a negative confirmatory test)</w:t>
      </w:r>
      <w:r w:rsidR="007B419A">
        <w:rPr>
          <w:rFonts w:hAnsi="Times New Roman" w:cs="Times New Roman"/>
          <w:lang w:val="en-GB"/>
        </w:rPr>
        <w:t>;</w:t>
      </w:r>
      <w:r>
        <w:rPr>
          <w:rFonts w:hAnsi="Times New Roman" w:cs="Times New Roman"/>
          <w:lang w:val="en-GB"/>
        </w:rPr>
        <w:t xml:space="preserve"> PACT, Primary Aldosteronism Confirmatory Testing Score</w:t>
      </w:r>
      <w:r w:rsidRPr="003A01D1">
        <w:rPr>
          <w:rFonts w:hAnsi="Times New Roman" w:cs="Times New Roman"/>
          <w:lang w:val="en-GB"/>
        </w:rPr>
        <w:t>.</w:t>
      </w:r>
    </w:p>
    <w:sectPr w:rsidR="001652B1" w:rsidRPr="00EF164D" w:rsidSect="00EC654A">
      <w:pgSz w:w="11900" w:h="16840"/>
      <w:pgMar w:top="1416" w:right="1410" w:bottom="851" w:left="993" w:header="708" w:footer="70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7" w:author="Paolo Mulatero" w:date="2020-08-12T13:51:00Z" w:initials="PM">
    <w:p w14:paraId="2C9F73F1" w14:textId="77777777" w:rsidR="001C02FC" w:rsidRDefault="001C02FC" w:rsidP="001C02FC">
      <w:pPr>
        <w:pStyle w:val="Testocommento"/>
      </w:pPr>
      <w:r>
        <w:rPr>
          <w:rStyle w:val="Rimandocommento"/>
        </w:rPr>
        <w:annotationRef/>
      </w:r>
      <w:r>
        <w:t xml:space="preserve">mi sembrano </w:t>
      </w:r>
      <w:proofErr w:type="spellStart"/>
      <w:r>
        <w:t>circles</w:t>
      </w:r>
      <w:proofErr w:type="spellEnd"/>
      <w:r>
        <w:t xml:space="preserve"> + che </w:t>
      </w:r>
      <w:proofErr w:type="spellStart"/>
      <w:r>
        <w:t>crosses</w:t>
      </w:r>
      <w:proofErr w:type="spellEnd"/>
      <w:r>
        <w:t xml:space="preserve"> non ho capito cosa sono ste </w:t>
      </w:r>
      <w:proofErr w:type="spellStart"/>
      <w:r>
        <w:t>crosses</w:t>
      </w:r>
      <w:proofErr w:type="spellEnd"/>
    </w:p>
  </w:comment>
  <w:comment w:id="18" w:author="Jacopo Burrello" w:date="2020-09-08T12:11:00Z" w:initials="JB">
    <w:p w14:paraId="7C2FBFBC" w14:textId="77777777" w:rsidR="001C02FC" w:rsidRDefault="001C02FC" w:rsidP="001C02FC">
      <w:pPr>
        <w:pStyle w:val="Testocommento"/>
      </w:pPr>
      <w:r>
        <w:rPr>
          <w:rStyle w:val="Rimandocommento"/>
        </w:rPr>
        <w:annotationRef/>
      </w:r>
      <w:proofErr w:type="spellStart"/>
      <w:r>
        <w:t>crosses</w:t>
      </w:r>
      <w:proofErr w:type="spellEnd"/>
      <w:r>
        <w:t xml:space="preserve"> sarebbero al centro delle ellissi… ammetto che si vedono poco… ma dovendo fare in bianco e nero non ho molte soluzioni alternative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C9F73F1" w15:done="0"/>
  <w15:commentEx w15:paraId="7C2FBFBC" w15:paraIdParent="2C9F73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01F38C" w16cex:dateUtc="2020-09-08T10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C9F73F1" w16cid:durableId="2301E339"/>
  <w16cid:commentId w16cid:paraId="7C2FBFBC" w16cid:durableId="2301F3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3E989" w14:textId="77777777" w:rsidR="0050726E" w:rsidRDefault="0050726E" w:rsidP="00DB7F52">
      <w:r>
        <w:separator/>
      </w:r>
    </w:p>
  </w:endnote>
  <w:endnote w:type="continuationSeparator" w:id="0">
    <w:p w14:paraId="20DE86A0" w14:textId="77777777" w:rsidR="0050726E" w:rsidRDefault="0050726E" w:rsidP="00DB7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E8FE9" w14:textId="77777777" w:rsidR="00D7140B" w:rsidRDefault="00D7140B" w:rsidP="008A66A4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4903CDF6" w14:textId="77777777" w:rsidR="00D7140B" w:rsidRDefault="00D7140B">
    <w:pPr>
      <w:pStyle w:val="Pidipagina"/>
    </w:pPr>
  </w:p>
  <w:p w14:paraId="32013AEC" w14:textId="77777777" w:rsidR="00D7140B" w:rsidRDefault="00D7140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AADDB" w14:textId="14F38EA5" w:rsidR="00D7140B" w:rsidRDefault="00D7140B" w:rsidP="008A66A4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  <w:noProof/>
      </w:rPr>
      <w:t>9</w:t>
    </w:r>
    <w:r>
      <w:rPr>
        <w:rStyle w:val="Numeropagina"/>
      </w:rPr>
      <w:fldChar w:fldCharType="end"/>
    </w:r>
  </w:p>
  <w:p w14:paraId="4D2C61A1" w14:textId="77777777" w:rsidR="00D7140B" w:rsidRDefault="00D7140B">
    <w:pPr>
      <w:pStyle w:val="Pidipagina"/>
    </w:pPr>
  </w:p>
  <w:p w14:paraId="3AAA4ABC" w14:textId="77777777" w:rsidR="00D7140B" w:rsidRDefault="00D714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5420DC" w14:textId="77777777" w:rsidR="0050726E" w:rsidRDefault="0050726E" w:rsidP="00DB7F52">
      <w:r>
        <w:separator/>
      </w:r>
    </w:p>
  </w:footnote>
  <w:footnote w:type="continuationSeparator" w:id="0">
    <w:p w14:paraId="3493ADC2" w14:textId="77777777" w:rsidR="0050726E" w:rsidRDefault="0050726E" w:rsidP="00DB7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804A1CD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65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B115D5"/>
    <w:multiLevelType w:val="hybridMultilevel"/>
    <w:tmpl w:val="DEC8409E"/>
    <w:lvl w:ilvl="0" w:tplc="BD305ED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45D55"/>
    <w:multiLevelType w:val="hybridMultilevel"/>
    <w:tmpl w:val="A8A41B4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9757C1"/>
    <w:multiLevelType w:val="multilevel"/>
    <w:tmpl w:val="BA20E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E25C9F"/>
    <w:multiLevelType w:val="hybridMultilevel"/>
    <w:tmpl w:val="11E2884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983A58"/>
    <w:multiLevelType w:val="hybridMultilevel"/>
    <w:tmpl w:val="6268A34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D7235"/>
    <w:multiLevelType w:val="hybridMultilevel"/>
    <w:tmpl w:val="689A7136"/>
    <w:lvl w:ilvl="0" w:tplc="E7240BF0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33F7F"/>
    <w:multiLevelType w:val="hybridMultilevel"/>
    <w:tmpl w:val="2FFC35A0"/>
    <w:lvl w:ilvl="0" w:tplc="56CA04D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51E36"/>
    <w:multiLevelType w:val="hybridMultilevel"/>
    <w:tmpl w:val="6E342E9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A8F33AB"/>
    <w:multiLevelType w:val="hybridMultilevel"/>
    <w:tmpl w:val="6750C5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D3713"/>
    <w:multiLevelType w:val="hybridMultilevel"/>
    <w:tmpl w:val="3AE030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EC366E"/>
    <w:multiLevelType w:val="hybridMultilevel"/>
    <w:tmpl w:val="C8804A08"/>
    <w:lvl w:ilvl="0" w:tplc="19AAE03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E1439F"/>
    <w:multiLevelType w:val="hybridMultilevel"/>
    <w:tmpl w:val="E75071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1530E"/>
    <w:multiLevelType w:val="hybridMultilevel"/>
    <w:tmpl w:val="BD7CEA0A"/>
    <w:lvl w:ilvl="0" w:tplc="6B145F20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4D6F17"/>
    <w:multiLevelType w:val="hybridMultilevel"/>
    <w:tmpl w:val="2D48B282"/>
    <w:lvl w:ilvl="0" w:tplc="C44C24AC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387057"/>
    <w:multiLevelType w:val="hybridMultilevel"/>
    <w:tmpl w:val="B31A7CEC"/>
    <w:lvl w:ilvl="0" w:tplc="CCEE4A6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CA1341"/>
    <w:multiLevelType w:val="hybridMultilevel"/>
    <w:tmpl w:val="FC8E6D34"/>
    <w:lvl w:ilvl="0" w:tplc="D5325D76">
      <w:start w:val="90"/>
      <w:numFmt w:val="bullet"/>
      <w:lvlText w:val=""/>
      <w:lvlJc w:val="left"/>
      <w:pPr>
        <w:ind w:left="720" w:hanging="360"/>
      </w:pPr>
      <w:rPr>
        <w:rFonts w:ascii="Symbol" w:eastAsia="Arial Unicode MS" w:hAnsi="Symbol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932B46"/>
    <w:multiLevelType w:val="hybridMultilevel"/>
    <w:tmpl w:val="CF22C8B0"/>
    <w:lvl w:ilvl="0" w:tplc="5178F73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8F49C3"/>
    <w:multiLevelType w:val="multilevel"/>
    <w:tmpl w:val="E1FE5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6540E2"/>
    <w:multiLevelType w:val="hybridMultilevel"/>
    <w:tmpl w:val="CF6AA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75527B"/>
    <w:multiLevelType w:val="multilevel"/>
    <w:tmpl w:val="01FEC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3"/>
  </w:num>
  <w:num w:numId="3">
    <w:abstractNumId w:val="18"/>
  </w:num>
  <w:num w:numId="4">
    <w:abstractNumId w:val="0"/>
  </w:num>
  <w:num w:numId="5">
    <w:abstractNumId w:val="8"/>
  </w:num>
  <w:num w:numId="6">
    <w:abstractNumId w:val="21"/>
  </w:num>
  <w:num w:numId="7">
    <w:abstractNumId w:val="4"/>
  </w:num>
  <w:num w:numId="8">
    <w:abstractNumId w:val="7"/>
  </w:num>
  <w:num w:numId="9">
    <w:abstractNumId w:val="15"/>
  </w:num>
  <w:num w:numId="10">
    <w:abstractNumId w:val="1"/>
  </w:num>
  <w:num w:numId="11">
    <w:abstractNumId w:val="11"/>
  </w:num>
  <w:num w:numId="12">
    <w:abstractNumId w:val="2"/>
  </w:num>
  <w:num w:numId="13">
    <w:abstractNumId w:val="5"/>
  </w:num>
  <w:num w:numId="14">
    <w:abstractNumId w:val="14"/>
  </w:num>
  <w:num w:numId="15">
    <w:abstractNumId w:val="16"/>
  </w:num>
  <w:num w:numId="16">
    <w:abstractNumId w:val="9"/>
  </w:num>
  <w:num w:numId="17">
    <w:abstractNumId w:val="12"/>
  </w:num>
  <w:num w:numId="18">
    <w:abstractNumId w:val="13"/>
  </w:num>
  <w:num w:numId="19">
    <w:abstractNumId w:val="17"/>
  </w:num>
  <w:num w:numId="20">
    <w:abstractNumId w:val="6"/>
  </w:num>
  <w:num w:numId="21">
    <w:abstractNumId w:val="20"/>
  </w:num>
  <w:num w:numId="2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acopo Burrello">
    <w15:presenceInfo w15:providerId="AD" w15:userId="S::304928@edu.unito.it::6230436f-f7ab-461e-bdb4-cc127d9d7da1"/>
  </w15:person>
  <w15:person w15:author="Paolo Mulatero">
    <w15:presenceInfo w15:providerId="None" w15:userId="Paolo Mulater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8"/>
  <w:hyphenationZone w:val="283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442"/>
    <w:rsid w:val="0000009F"/>
    <w:rsid w:val="00000DC1"/>
    <w:rsid w:val="000016B7"/>
    <w:rsid w:val="00001A97"/>
    <w:rsid w:val="00001C3F"/>
    <w:rsid w:val="000028C0"/>
    <w:rsid w:val="00002AAB"/>
    <w:rsid w:val="000030EC"/>
    <w:rsid w:val="00003FAA"/>
    <w:rsid w:val="00004763"/>
    <w:rsid w:val="0000514F"/>
    <w:rsid w:val="000051DE"/>
    <w:rsid w:val="000058FB"/>
    <w:rsid w:val="0000662B"/>
    <w:rsid w:val="00006776"/>
    <w:rsid w:val="00006A0C"/>
    <w:rsid w:val="00007C68"/>
    <w:rsid w:val="00010612"/>
    <w:rsid w:val="0001072C"/>
    <w:rsid w:val="000114BB"/>
    <w:rsid w:val="00011736"/>
    <w:rsid w:val="00011793"/>
    <w:rsid w:val="0001279B"/>
    <w:rsid w:val="00013006"/>
    <w:rsid w:val="00013041"/>
    <w:rsid w:val="00013303"/>
    <w:rsid w:val="00014C20"/>
    <w:rsid w:val="000150DE"/>
    <w:rsid w:val="000152FB"/>
    <w:rsid w:val="0001536A"/>
    <w:rsid w:val="000153D9"/>
    <w:rsid w:val="00015853"/>
    <w:rsid w:val="00015A4A"/>
    <w:rsid w:val="00015A72"/>
    <w:rsid w:val="00016D5E"/>
    <w:rsid w:val="000173B4"/>
    <w:rsid w:val="00017DA1"/>
    <w:rsid w:val="00017E54"/>
    <w:rsid w:val="00020ECD"/>
    <w:rsid w:val="000225F2"/>
    <w:rsid w:val="00022A77"/>
    <w:rsid w:val="00022C4E"/>
    <w:rsid w:val="00023335"/>
    <w:rsid w:val="000235DD"/>
    <w:rsid w:val="00024038"/>
    <w:rsid w:val="000249F9"/>
    <w:rsid w:val="00024CB5"/>
    <w:rsid w:val="00024D8E"/>
    <w:rsid w:val="0002553F"/>
    <w:rsid w:val="000259F6"/>
    <w:rsid w:val="00025D54"/>
    <w:rsid w:val="000260FA"/>
    <w:rsid w:val="0002650B"/>
    <w:rsid w:val="00026B1D"/>
    <w:rsid w:val="00026C8E"/>
    <w:rsid w:val="00027C4A"/>
    <w:rsid w:val="000307F7"/>
    <w:rsid w:val="000308AD"/>
    <w:rsid w:val="000310F8"/>
    <w:rsid w:val="0003146A"/>
    <w:rsid w:val="00031D2E"/>
    <w:rsid w:val="00032A50"/>
    <w:rsid w:val="00032F60"/>
    <w:rsid w:val="000330B1"/>
    <w:rsid w:val="000332DC"/>
    <w:rsid w:val="00033444"/>
    <w:rsid w:val="00033BCB"/>
    <w:rsid w:val="00033C4A"/>
    <w:rsid w:val="00034027"/>
    <w:rsid w:val="000343F2"/>
    <w:rsid w:val="000347D2"/>
    <w:rsid w:val="00035227"/>
    <w:rsid w:val="000358F8"/>
    <w:rsid w:val="00036426"/>
    <w:rsid w:val="00036C4E"/>
    <w:rsid w:val="00036C95"/>
    <w:rsid w:val="0003712F"/>
    <w:rsid w:val="000372AC"/>
    <w:rsid w:val="00037650"/>
    <w:rsid w:val="000404B4"/>
    <w:rsid w:val="000406E0"/>
    <w:rsid w:val="00040B55"/>
    <w:rsid w:val="00041084"/>
    <w:rsid w:val="00041561"/>
    <w:rsid w:val="0004173F"/>
    <w:rsid w:val="00041D36"/>
    <w:rsid w:val="00042230"/>
    <w:rsid w:val="00043892"/>
    <w:rsid w:val="00043CC3"/>
    <w:rsid w:val="00043F95"/>
    <w:rsid w:val="00044920"/>
    <w:rsid w:val="00044CBB"/>
    <w:rsid w:val="00044EE7"/>
    <w:rsid w:val="00045068"/>
    <w:rsid w:val="000465C8"/>
    <w:rsid w:val="00046605"/>
    <w:rsid w:val="00046B62"/>
    <w:rsid w:val="00046EEC"/>
    <w:rsid w:val="00047989"/>
    <w:rsid w:val="000501BF"/>
    <w:rsid w:val="00050300"/>
    <w:rsid w:val="000504DA"/>
    <w:rsid w:val="00050C46"/>
    <w:rsid w:val="00050CED"/>
    <w:rsid w:val="000518D2"/>
    <w:rsid w:val="00051CCE"/>
    <w:rsid w:val="00051D9E"/>
    <w:rsid w:val="00051F7B"/>
    <w:rsid w:val="00051FF7"/>
    <w:rsid w:val="0005247C"/>
    <w:rsid w:val="00053B7B"/>
    <w:rsid w:val="00053BDE"/>
    <w:rsid w:val="0005409E"/>
    <w:rsid w:val="000548DE"/>
    <w:rsid w:val="00054BF8"/>
    <w:rsid w:val="0005548C"/>
    <w:rsid w:val="000555FD"/>
    <w:rsid w:val="00055BBF"/>
    <w:rsid w:val="000562F8"/>
    <w:rsid w:val="00056505"/>
    <w:rsid w:val="000565AE"/>
    <w:rsid w:val="00056631"/>
    <w:rsid w:val="00056897"/>
    <w:rsid w:val="000569C6"/>
    <w:rsid w:val="00056D76"/>
    <w:rsid w:val="00056EB7"/>
    <w:rsid w:val="00056F85"/>
    <w:rsid w:val="0005779C"/>
    <w:rsid w:val="00057B4B"/>
    <w:rsid w:val="00057B4E"/>
    <w:rsid w:val="00060ECD"/>
    <w:rsid w:val="00060F57"/>
    <w:rsid w:val="00061036"/>
    <w:rsid w:val="00061A97"/>
    <w:rsid w:val="00061D2C"/>
    <w:rsid w:val="00062198"/>
    <w:rsid w:val="000621F4"/>
    <w:rsid w:val="00062771"/>
    <w:rsid w:val="00062F64"/>
    <w:rsid w:val="00062FF3"/>
    <w:rsid w:val="00063F95"/>
    <w:rsid w:val="00064225"/>
    <w:rsid w:val="0006472F"/>
    <w:rsid w:val="00065604"/>
    <w:rsid w:val="00065791"/>
    <w:rsid w:val="00065876"/>
    <w:rsid w:val="00065A36"/>
    <w:rsid w:val="000660BA"/>
    <w:rsid w:val="0006619C"/>
    <w:rsid w:val="00066B40"/>
    <w:rsid w:val="00067521"/>
    <w:rsid w:val="0006789F"/>
    <w:rsid w:val="000701AC"/>
    <w:rsid w:val="00070880"/>
    <w:rsid w:val="000708F4"/>
    <w:rsid w:val="00070CC1"/>
    <w:rsid w:val="00070DED"/>
    <w:rsid w:val="000713D6"/>
    <w:rsid w:val="00071553"/>
    <w:rsid w:val="0007182F"/>
    <w:rsid w:val="000727F7"/>
    <w:rsid w:val="00072ECF"/>
    <w:rsid w:val="0007393E"/>
    <w:rsid w:val="00073EEB"/>
    <w:rsid w:val="0007407B"/>
    <w:rsid w:val="000747E5"/>
    <w:rsid w:val="00074C28"/>
    <w:rsid w:val="00074D64"/>
    <w:rsid w:val="0007532C"/>
    <w:rsid w:val="00075448"/>
    <w:rsid w:val="00075B11"/>
    <w:rsid w:val="00075C41"/>
    <w:rsid w:val="00075CB4"/>
    <w:rsid w:val="00076358"/>
    <w:rsid w:val="00076809"/>
    <w:rsid w:val="00076CE6"/>
    <w:rsid w:val="000771BA"/>
    <w:rsid w:val="00077205"/>
    <w:rsid w:val="000779B2"/>
    <w:rsid w:val="00077BFB"/>
    <w:rsid w:val="00077F21"/>
    <w:rsid w:val="0008011B"/>
    <w:rsid w:val="0008026F"/>
    <w:rsid w:val="000802CF"/>
    <w:rsid w:val="0008062C"/>
    <w:rsid w:val="00080A40"/>
    <w:rsid w:val="00082B85"/>
    <w:rsid w:val="00082BEA"/>
    <w:rsid w:val="000831D8"/>
    <w:rsid w:val="000835F0"/>
    <w:rsid w:val="00083BD0"/>
    <w:rsid w:val="00083E22"/>
    <w:rsid w:val="00083ECA"/>
    <w:rsid w:val="000859B9"/>
    <w:rsid w:val="00085C0E"/>
    <w:rsid w:val="0008610C"/>
    <w:rsid w:val="00086738"/>
    <w:rsid w:val="000869A4"/>
    <w:rsid w:val="00087032"/>
    <w:rsid w:val="0008745E"/>
    <w:rsid w:val="00087861"/>
    <w:rsid w:val="00087F28"/>
    <w:rsid w:val="0009025E"/>
    <w:rsid w:val="0009045E"/>
    <w:rsid w:val="0009061F"/>
    <w:rsid w:val="00090ACA"/>
    <w:rsid w:val="00090BF6"/>
    <w:rsid w:val="00090FE3"/>
    <w:rsid w:val="00091106"/>
    <w:rsid w:val="0009158A"/>
    <w:rsid w:val="000917F1"/>
    <w:rsid w:val="00092071"/>
    <w:rsid w:val="000924ED"/>
    <w:rsid w:val="0009253C"/>
    <w:rsid w:val="000925DC"/>
    <w:rsid w:val="000927DE"/>
    <w:rsid w:val="00092F6D"/>
    <w:rsid w:val="00092FA4"/>
    <w:rsid w:val="0009335B"/>
    <w:rsid w:val="000933E0"/>
    <w:rsid w:val="00093BC4"/>
    <w:rsid w:val="000940A5"/>
    <w:rsid w:val="0009424A"/>
    <w:rsid w:val="0009432F"/>
    <w:rsid w:val="0009499E"/>
    <w:rsid w:val="00094AE4"/>
    <w:rsid w:val="0009524C"/>
    <w:rsid w:val="000958DE"/>
    <w:rsid w:val="00095FCE"/>
    <w:rsid w:val="00096B4D"/>
    <w:rsid w:val="00096C5A"/>
    <w:rsid w:val="0009713E"/>
    <w:rsid w:val="000976A9"/>
    <w:rsid w:val="00097887"/>
    <w:rsid w:val="0009792F"/>
    <w:rsid w:val="000A02C6"/>
    <w:rsid w:val="000A0666"/>
    <w:rsid w:val="000A0BDC"/>
    <w:rsid w:val="000A0FA5"/>
    <w:rsid w:val="000A1533"/>
    <w:rsid w:val="000A1AC9"/>
    <w:rsid w:val="000A1BC4"/>
    <w:rsid w:val="000A292B"/>
    <w:rsid w:val="000A2954"/>
    <w:rsid w:val="000A2A19"/>
    <w:rsid w:val="000A2F84"/>
    <w:rsid w:val="000A3496"/>
    <w:rsid w:val="000A389B"/>
    <w:rsid w:val="000A3A31"/>
    <w:rsid w:val="000A3F90"/>
    <w:rsid w:val="000A4051"/>
    <w:rsid w:val="000A4489"/>
    <w:rsid w:val="000A4C02"/>
    <w:rsid w:val="000A5329"/>
    <w:rsid w:val="000A563A"/>
    <w:rsid w:val="000A5B80"/>
    <w:rsid w:val="000A621D"/>
    <w:rsid w:val="000A73CE"/>
    <w:rsid w:val="000A75F0"/>
    <w:rsid w:val="000B0B49"/>
    <w:rsid w:val="000B0F65"/>
    <w:rsid w:val="000B1F1C"/>
    <w:rsid w:val="000B2472"/>
    <w:rsid w:val="000B2DD8"/>
    <w:rsid w:val="000B395D"/>
    <w:rsid w:val="000B39E6"/>
    <w:rsid w:val="000B47F3"/>
    <w:rsid w:val="000B4882"/>
    <w:rsid w:val="000B4FCF"/>
    <w:rsid w:val="000B5069"/>
    <w:rsid w:val="000B51E9"/>
    <w:rsid w:val="000B58B2"/>
    <w:rsid w:val="000B655B"/>
    <w:rsid w:val="000B65AD"/>
    <w:rsid w:val="000B7908"/>
    <w:rsid w:val="000B7935"/>
    <w:rsid w:val="000B7A75"/>
    <w:rsid w:val="000C05CE"/>
    <w:rsid w:val="000C080A"/>
    <w:rsid w:val="000C0AF6"/>
    <w:rsid w:val="000C0B0D"/>
    <w:rsid w:val="000C1079"/>
    <w:rsid w:val="000C11DE"/>
    <w:rsid w:val="000C1691"/>
    <w:rsid w:val="000C18B4"/>
    <w:rsid w:val="000C1BD1"/>
    <w:rsid w:val="000C203E"/>
    <w:rsid w:val="000C2278"/>
    <w:rsid w:val="000C25E8"/>
    <w:rsid w:val="000C458E"/>
    <w:rsid w:val="000C46D8"/>
    <w:rsid w:val="000C4A26"/>
    <w:rsid w:val="000C4C43"/>
    <w:rsid w:val="000C4D38"/>
    <w:rsid w:val="000C4EB2"/>
    <w:rsid w:val="000C5820"/>
    <w:rsid w:val="000C63ED"/>
    <w:rsid w:val="000C6612"/>
    <w:rsid w:val="000C675E"/>
    <w:rsid w:val="000C6B58"/>
    <w:rsid w:val="000C742D"/>
    <w:rsid w:val="000C74C9"/>
    <w:rsid w:val="000C7850"/>
    <w:rsid w:val="000C7CDE"/>
    <w:rsid w:val="000D0859"/>
    <w:rsid w:val="000D08F0"/>
    <w:rsid w:val="000D14C8"/>
    <w:rsid w:val="000D23E2"/>
    <w:rsid w:val="000D28ED"/>
    <w:rsid w:val="000D3B14"/>
    <w:rsid w:val="000D44FF"/>
    <w:rsid w:val="000D4CB5"/>
    <w:rsid w:val="000D50A5"/>
    <w:rsid w:val="000D535E"/>
    <w:rsid w:val="000D54B3"/>
    <w:rsid w:val="000D55C6"/>
    <w:rsid w:val="000D60E9"/>
    <w:rsid w:val="000D6445"/>
    <w:rsid w:val="000D680E"/>
    <w:rsid w:val="000D6E3C"/>
    <w:rsid w:val="000D6F4C"/>
    <w:rsid w:val="000D725D"/>
    <w:rsid w:val="000E015F"/>
    <w:rsid w:val="000E03EB"/>
    <w:rsid w:val="000E0EF3"/>
    <w:rsid w:val="000E1142"/>
    <w:rsid w:val="000E2079"/>
    <w:rsid w:val="000E2445"/>
    <w:rsid w:val="000E308D"/>
    <w:rsid w:val="000E358E"/>
    <w:rsid w:val="000E38CA"/>
    <w:rsid w:val="000E3D59"/>
    <w:rsid w:val="000E436E"/>
    <w:rsid w:val="000E4446"/>
    <w:rsid w:val="000E483D"/>
    <w:rsid w:val="000E48BB"/>
    <w:rsid w:val="000E49C7"/>
    <w:rsid w:val="000E4A6E"/>
    <w:rsid w:val="000E4F45"/>
    <w:rsid w:val="000E52D0"/>
    <w:rsid w:val="000E5CDF"/>
    <w:rsid w:val="000E5D3A"/>
    <w:rsid w:val="000E60BA"/>
    <w:rsid w:val="000E6803"/>
    <w:rsid w:val="000E6A96"/>
    <w:rsid w:val="000F05A4"/>
    <w:rsid w:val="000F084B"/>
    <w:rsid w:val="000F2125"/>
    <w:rsid w:val="000F21E4"/>
    <w:rsid w:val="000F271D"/>
    <w:rsid w:val="000F2B1F"/>
    <w:rsid w:val="000F2F7B"/>
    <w:rsid w:val="000F3218"/>
    <w:rsid w:val="000F341C"/>
    <w:rsid w:val="000F41C5"/>
    <w:rsid w:val="000F4456"/>
    <w:rsid w:val="000F4A73"/>
    <w:rsid w:val="000F4BF5"/>
    <w:rsid w:val="000F5D6D"/>
    <w:rsid w:val="000F6211"/>
    <w:rsid w:val="000F68CE"/>
    <w:rsid w:val="000F6D95"/>
    <w:rsid w:val="000F73E4"/>
    <w:rsid w:val="000F74A7"/>
    <w:rsid w:val="00100207"/>
    <w:rsid w:val="00100491"/>
    <w:rsid w:val="00100792"/>
    <w:rsid w:val="00100AC7"/>
    <w:rsid w:val="00100BA3"/>
    <w:rsid w:val="0010162F"/>
    <w:rsid w:val="00101DBC"/>
    <w:rsid w:val="0010216D"/>
    <w:rsid w:val="001025FF"/>
    <w:rsid w:val="00102656"/>
    <w:rsid w:val="00102995"/>
    <w:rsid w:val="0010312F"/>
    <w:rsid w:val="00103778"/>
    <w:rsid w:val="001038F0"/>
    <w:rsid w:val="00103D85"/>
    <w:rsid w:val="00103ECA"/>
    <w:rsid w:val="00104048"/>
    <w:rsid w:val="00104549"/>
    <w:rsid w:val="0010458E"/>
    <w:rsid w:val="001046D8"/>
    <w:rsid w:val="00104990"/>
    <w:rsid w:val="00104AFA"/>
    <w:rsid w:val="00104C5B"/>
    <w:rsid w:val="00104E4F"/>
    <w:rsid w:val="00104EE3"/>
    <w:rsid w:val="0010507E"/>
    <w:rsid w:val="0010549D"/>
    <w:rsid w:val="00105A49"/>
    <w:rsid w:val="00105D03"/>
    <w:rsid w:val="00105DB8"/>
    <w:rsid w:val="00106528"/>
    <w:rsid w:val="001067AD"/>
    <w:rsid w:val="00106925"/>
    <w:rsid w:val="00106F46"/>
    <w:rsid w:val="00107796"/>
    <w:rsid w:val="00107D6E"/>
    <w:rsid w:val="00107E7E"/>
    <w:rsid w:val="0011008A"/>
    <w:rsid w:val="00110466"/>
    <w:rsid w:val="001106BE"/>
    <w:rsid w:val="00110738"/>
    <w:rsid w:val="00111204"/>
    <w:rsid w:val="00111276"/>
    <w:rsid w:val="001114E3"/>
    <w:rsid w:val="00111BA1"/>
    <w:rsid w:val="00111DCC"/>
    <w:rsid w:val="00112016"/>
    <w:rsid w:val="0011216C"/>
    <w:rsid w:val="001127A8"/>
    <w:rsid w:val="00112B66"/>
    <w:rsid w:val="00112E61"/>
    <w:rsid w:val="001134D2"/>
    <w:rsid w:val="00113712"/>
    <w:rsid w:val="00113836"/>
    <w:rsid w:val="001138A3"/>
    <w:rsid w:val="00113A80"/>
    <w:rsid w:val="001146AF"/>
    <w:rsid w:val="00114BAC"/>
    <w:rsid w:val="00114BF4"/>
    <w:rsid w:val="00114DD2"/>
    <w:rsid w:val="001150E8"/>
    <w:rsid w:val="001151CD"/>
    <w:rsid w:val="0011526D"/>
    <w:rsid w:val="00115FC7"/>
    <w:rsid w:val="00116844"/>
    <w:rsid w:val="00116CB5"/>
    <w:rsid w:val="00116F85"/>
    <w:rsid w:val="001174C3"/>
    <w:rsid w:val="00117577"/>
    <w:rsid w:val="00117909"/>
    <w:rsid w:val="00117FE5"/>
    <w:rsid w:val="00120C05"/>
    <w:rsid w:val="00120E12"/>
    <w:rsid w:val="00120F87"/>
    <w:rsid w:val="001215A9"/>
    <w:rsid w:val="00121A0D"/>
    <w:rsid w:val="00122AF0"/>
    <w:rsid w:val="0012331B"/>
    <w:rsid w:val="00123833"/>
    <w:rsid w:val="0012388B"/>
    <w:rsid w:val="00123B81"/>
    <w:rsid w:val="00124518"/>
    <w:rsid w:val="00124813"/>
    <w:rsid w:val="00124EC6"/>
    <w:rsid w:val="0012500C"/>
    <w:rsid w:val="001251CB"/>
    <w:rsid w:val="001253CB"/>
    <w:rsid w:val="00125517"/>
    <w:rsid w:val="00125E72"/>
    <w:rsid w:val="00126855"/>
    <w:rsid w:val="00126921"/>
    <w:rsid w:val="00126C1E"/>
    <w:rsid w:val="00126F20"/>
    <w:rsid w:val="00130C13"/>
    <w:rsid w:val="00130F34"/>
    <w:rsid w:val="001315AB"/>
    <w:rsid w:val="001319A3"/>
    <w:rsid w:val="00131F4A"/>
    <w:rsid w:val="001326AA"/>
    <w:rsid w:val="001329F7"/>
    <w:rsid w:val="00133386"/>
    <w:rsid w:val="00134984"/>
    <w:rsid w:val="001349F7"/>
    <w:rsid w:val="00134A1A"/>
    <w:rsid w:val="00134B07"/>
    <w:rsid w:val="001354AC"/>
    <w:rsid w:val="0013551F"/>
    <w:rsid w:val="001356A8"/>
    <w:rsid w:val="00136041"/>
    <w:rsid w:val="0013637D"/>
    <w:rsid w:val="0013639C"/>
    <w:rsid w:val="001366C1"/>
    <w:rsid w:val="0013684D"/>
    <w:rsid w:val="00136BA5"/>
    <w:rsid w:val="00136BCF"/>
    <w:rsid w:val="00136C86"/>
    <w:rsid w:val="00136DE7"/>
    <w:rsid w:val="0013794A"/>
    <w:rsid w:val="00137BDC"/>
    <w:rsid w:val="0014061B"/>
    <w:rsid w:val="0014072A"/>
    <w:rsid w:val="00140C7E"/>
    <w:rsid w:val="00140CCE"/>
    <w:rsid w:val="00140F35"/>
    <w:rsid w:val="00141462"/>
    <w:rsid w:val="0014198E"/>
    <w:rsid w:val="00141D48"/>
    <w:rsid w:val="00141DDD"/>
    <w:rsid w:val="00142248"/>
    <w:rsid w:val="00142275"/>
    <w:rsid w:val="0014244D"/>
    <w:rsid w:val="001424CF"/>
    <w:rsid w:val="00142520"/>
    <w:rsid w:val="001431F4"/>
    <w:rsid w:val="00143342"/>
    <w:rsid w:val="00143446"/>
    <w:rsid w:val="00143779"/>
    <w:rsid w:val="001438B5"/>
    <w:rsid w:val="00143E58"/>
    <w:rsid w:val="001443D0"/>
    <w:rsid w:val="0014479A"/>
    <w:rsid w:val="001447E1"/>
    <w:rsid w:val="001447F0"/>
    <w:rsid w:val="00144EFC"/>
    <w:rsid w:val="00144FA0"/>
    <w:rsid w:val="001459DF"/>
    <w:rsid w:val="00146924"/>
    <w:rsid w:val="00147858"/>
    <w:rsid w:val="00147ED7"/>
    <w:rsid w:val="001503F6"/>
    <w:rsid w:val="00150BE9"/>
    <w:rsid w:val="00150E1A"/>
    <w:rsid w:val="00151085"/>
    <w:rsid w:val="00151D9C"/>
    <w:rsid w:val="00152172"/>
    <w:rsid w:val="00152238"/>
    <w:rsid w:val="001534B4"/>
    <w:rsid w:val="00153772"/>
    <w:rsid w:val="00153D57"/>
    <w:rsid w:val="0015410E"/>
    <w:rsid w:val="0015415B"/>
    <w:rsid w:val="00154666"/>
    <w:rsid w:val="001555CC"/>
    <w:rsid w:val="00155E9C"/>
    <w:rsid w:val="00155EFB"/>
    <w:rsid w:val="0015607F"/>
    <w:rsid w:val="00156173"/>
    <w:rsid w:val="001572FE"/>
    <w:rsid w:val="0015731B"/>
    <w:rsid w:val="0015769F"/>
    <w:rsid w:val="001579E7"/>
    <w:rsid w:val="00157FDD"/>
    <w:rsid w:val="00160380"/>
    <w:rsid w:val="001603EB"/>
    <w:rsid w:val="00160633"/>
    <w:rsid w:val="001607BC"/>
    <w:rsid w:val="00160DFC"/>
    <w:rsid w:val="0016166D"/>
    <w:rsid w:val="00161D2C"/>
    <w:rsid w:val="00161F09"/>
    <w:rsid w:val="00162ADD"/>
    <w:rsid w:val="00162EE0"/>
    <w:rsid w:val="00163094"/>
    <w:rsid w:val="001652B1"/>
    <w:rsid w:val="00165338"/>
    <w:rsid w:val="00165A76"/>
    <w:rsid w:val="00165AB7"/>
    <w:rsid w:val="00165B24"/>
    <w:rsid w:val="00165DB1"/>
    <w:rsid w:val="0016698B"/>
    <w:rsid w:val="00166F18"/>
    <w:rsid w:val="001671F8"/>
    <w:rsid w:val="00167368"/>
    <w:rsid w:val="00170225"/>
    <w:rsid w:val="00170435"/>
    <w:rsid w:val="00170857"/>
    <w:rsid w:val="00170AC8"/>
    <w:rsid w:val="00170DBE"/>
    <w:rsid w:val="00171434"/>
    <w:rsid w:val="0017246C"/>
    <w:rsid w:val="00172699"/>
    <w:rsid w:val="00173229"/>
    <w:rsid w:val="001733E2"/>
    <w:rsid w:val="00174D5A"/>
    <w:rsid w:val="0017570E"/>
    <w:rsid w:val="00175866"/>
    <w:rsid w:val="001763E8"/>
    <w:rsid w:val="001765DB"/>
    <w:rsid w:val="001768BB"/>
    <w:rsid w:val="00176A0F"/>
    <w:rsid w:val="00176B66"/>
    <w:rsid w:val="00176EA7"/>
    <w:rsid w:val="00176F38"/>
    <w:rsid w:val="001774D3"/>
    <w:rsid w:val="00177D39"/>
    <w:rsid w:val="00180313"/>
    <w:rsid w:val="00180753"/>
    <w:rsid w:val="0018075B"/>
    <w:rsid w:val="00180825"/>
    <w:rsid w:val="001808A8"/>
    <w:rsid w:val="00180B8C"/>
    <w:rsid w:val="00180F2E"/>
    <w:rsid w:val="001813E7"/>
    <w:rsid w:val="00181799"/>
    <w:rsid w:val="00181836"/>
    <w:rsid w:val="001818B7"/>
    <w:rsid w:val="00181C4D"/>
    <w:rsid w:val="00181EC9"/>
    <w:rsid w:val="0018257B"/>
    <w:rsid w:val="00182857"/>
    <w:rsid w:val="00182EF4"/>
    <w:rsid w:val="00183C6B"/>
    <w:rsid w:val="00183CE8"/>
    <w:rsid w:val="00184053"/>
    <w:rsid w:val="00184112"/>
    <w:rsid w:val="001846EB"/>
    <w:rsid w:val="0018484E"/>
    <w:rsid w:val="00185100"/>
    <w:rsid w:val="00185FD5"/>
    <w:rsid w:val="0018607B"/>
    <w:rsid w:val="001863F3"/>
    <w:rsid w:val="00186760"/>
    <w:rsid w:val="00186DA0"/>
    <w:rsid w:val="00186F36"/>
    <w:rsid w:val="001871AF"/>
    <w:rsid w:val="001874C1"/>
    <w:rsid w:val="00187F36"/>
    <w:rsid w:val="0019006E"/>
    <w:rsid w:val="00190C60"/>
    <w:rsid w:val="00190F4D"/>
    <w:rsid w:val="001910DA"/>
    <w:rsid w:val="00191790"/>
    <w:rsid w:val="0019299F"/>
    <w:rsid w:val="00193061"/>
    <w:rsid w:val="00193083"/>
    <w:rsid w:val="001932B1"/>
    <w:rsid w:val="0019383F"/>
    <w:rsid w:val="00193998"/>
    <w:rsid w:val="00194FE3"/>
    <w:rsid w:val="00195844"/>
    <w:rsid w:val="00195B60"/>
    <w:rsid w:val="00195B8A"/>
    <w:rsid w:val="00195BC6"/>
    <w:rsid w:val="001962D2"/>
    <w:rsid w:val="001963C6"/>
    <w:rsid w:val="001973EB"/>
    <w:rsid w:val="001977A7"/>
    <w:rsid w:val="00197A17"/>
    <w:rsid w:val="001A0734"/>
    <w:rsid w:val="001A07A4"/>
    <w:rsid w:val="001A0BB7"/>
    <w:rsid w:val="001A1A34"/>
    <w:rsid w:val="001A1ABE"/>
    <w:rsid w:val="001A277F"/>
    <w:rsid w:val="001A3925"/>
    <w:rsid w:val="001A3F28"/>
    <w:rsid w:val="001A40E6"/>
    <w:rsid w:val="001A43C0"/>
    <w:rsid w:val="001A4D77"/>
    <w:rsid w:val="001A5121"/>
    <w:rsid w:val="001A686B"/>
    <w:rsid w:val="001A7178"/>
    <w:rsid w:val="001A79DC"/>
    <w:rsid w:val="001A7ACF"/>
    <w:rsid w:val="001A7EF8"/>
    <w:rsid w:val="001B03B6"/>
    <w:rsid w:val="001B0501"/>
    <w:rsid w:val="001B0943"/>
    <w:rsid w:val="001B121C"/>
    <w:rsid w:val="001B1B1A"/>
    <w:rsid w:val="001B1F3D"/>
    <w:rsid w:val="001B2065"/>
    <w:rsid w:val="001B2083"/>
    <w:rsid w:val="001B290A"/>
    <w:rsid w:val="001B3916"/>
    <w:rsid w:val="001B39C6"/>
    <w:rsid w:val="001B4710"/>
    <w:rsid w:val="001B4FBE"/>
    <w:rsid w:val="001B5AC8"/>
    <w:rsid w:val="001B60FF"/>
    <w:rsid w:val="001B6323"/>
    <w:rsid w:val="001B6348"/>
    <w:rsid w:val="001B64E1"/>
    <w:rsid w:val="001B6535"/>
    <w:rsid w:val="001B660F"/>
    <w:rsid w:val="001B666F"/>
    <w:rsid w:val="001B6CC8"/>
    <w:rsid w:val="001B6E06"/>
    <w:rsid w:val="001B6F12"/>
    <w:rsid w:val="001B7583"/>
    <w:rsid w:val="001C02FC"/>
    <w:rsid w:val="001C07AC"/>
    <w:rsid w:val="001C07AE"/>
    <w:rsid w:val="001C08C1"/>
    <w:rsid w:val="001C0FE4"/>
    <w:rsid w:val="001C11A5"/>
    <w:rsid w:val="001C12F0"/>
    <w:rsid w:val="001C13C6"/>
    <w:rsid w:val="001C1DC5"/>
    <w:rsid w:val="001C1F2D"/>
    <w:rsid w:val="001C2812"/>
    <w:rsid w:val="001C28B4"/>
    <w:rsid w:val="001C2A42"/>
    <w:rsid w:val="001C2C5A"/>
    <w:rsid w:val="001C2F59"/>
    <w:rsid w:val="001C318C"/>
    <w:rsid w:val="001C3C7D"/>
    <w:rsid w:val="001C3DC9"/>
    <w:rsid w:val="001C3FCD"/>
    <w:rsid w:val="001C493B"/>
    <w:rsid w:val="001C4D53"/>
    <w:rsid w:val="001C5408"/>
    <w:rsid w:val="001C573B"/>
    <w:rsid w:val="001C6E65"/>
    <w:rsid w:val="001C768A"/>
    <w:rsid w:val="001D0471"/>
    <w:rsid w:val="001D0621"/>
    <w:rsid w:val="001D0676"/>
    <w:rsid w:val="001D0956"/>
    <w:rsid w:val="001D0AF3"/>
    <w:rsid w:val="001D0F92"/>
    <w:rsid w:val="001D17E5"/>
    <w:rsid w:val="001D1A25"/>
    <w:rsid w:val="001D1B70"/>
    <w:rsid w:val="001D20EE"/>
    <w:rsid w:val="001D2E73"/>
    <w:rsid w:val="001D2F24"/>
    <w:rsid w:val="001D32EA"/>
    <w:rsid w:val="001D333A"/>
    <w:rsid w:val="001D37FE"/>
    <w:rsid w:val="001D39C3"/>
    <w:rsid w:val="001D408C"/>
    <w:rsid w:val="001D54B7"/>
    <w:rsid w:val="001D608F"/>
    <w:rsid w:val="001D615D"/>
    <w:rsid w:val="001D6A35"/>
    <w:rsid w:val="001E0495"/>
    <w:rsid w:val="001E04CC"/>
    <w:rsid w:val="001E129F"/>
    <w:rsid w:val="001E14C1"/>
    <w:rsid w:val="001E17B4"/>
    <w:rsid w:val="001E2209"/>
    <w:rsid w:val="001E2718"/>
    <w:rsid w:val="001E2D63"/>
    <w:rsid w:val="001E317A"/>
    <w:rsid w:val="001E45B5"/>
    <w:rsid w:val="001E5550"/>
    <w:rsid w:val="001E597D"/>
    <w:rsid w:val="001E5F8C"/>
    <w:rsid w:val="001E67F8"/>
    <w:rsid w:val="001E68FF"/>
    <w:rsid w:val="001E6CBD"/>
    <w:rsid w:val="001E6F3E"/>
    <w:rsid w:val="001E6FB9"/>
    <w:rsid w:val="001E70A5"/>
    <w:rsid w:val="001E74C3"/>
    <w:rsid w:val="001E7727"/>
    <w:rsid w:val="001E7797"/>
    <w:rsid w:val="001E7B05"/>
    <w:rsid w:val="001E7CD6"/>
    <w:rsid w:val="001F024D"/>
    <w:rsid w:val="001F061F"/>
    <w:rsid w:val="001F08A4"/>
    <w:rsid w:val="001F097E"/>
    <w:rsid w:val="001F0EB9"/>
    <w:rsid w:val="001F1252"/>
    <w:rsid w:val="001F1495"/>
    <w:rsid w:val="001F19D3"/>
    <w:rsid w:val="001F1D46"/>
    <w:rsid w:val="001F23C5"/>
    <w:rsid w:val="001F28FE"/>
    <w:rsid w:val="001F2A45"/>
    <w:rsid w:val="001F2F6F"/>
    <w:rsid w:val="001F47B6"/>
    <w:rsid w:val="001F493E"/>
    <w:rsid w:val="001F5D19"/>
    <w:rsid w:val="001F5D7A"/>
    <w:rsid w:val="001F5DFD"/>
    <w:rsid w:val="001F6382"/>
    <w:rsid w:val="001F75D7"/>
    <w:rsid w:val="00200B29"/>
    <w:rsid w:val="00200BE5"/>
    <w:rsid w:val="00201317"/>
    <w:rsid w:val="00201DC8"/>
    <w:rsid w:val="00201F6F"/>
    <w:rsid w:val="00202011"/>
    <w:rsid w:val="0020364C"/>
    <w:rsid w:val="00204C98"/>
    <w:rsid w:val="00204F63"/>
    <w:rsid w:val="0020577D"/>
    <w:rsid w:val="00207147"/>
    <w:rsid w:val="0020726E"/>
    <w:rsid w:val="002108AD"/>
    <w:rsid w:val="00210925"/>
    <w:rsid w:val="002112A8"/>
    <w:rsid w:val="002116B8"/>
    <w:rsid w:val="00211B25"/>
    <w:rsid w:val="00211C0B"/>
    <w:rsid w:val="002127E3"/>
    <w:rsid w:val="002132E7"/>
    <w:rsid w:val="0021356C"/>
    <w:rsid w:val="00213619"/>
    <w:rsid w:val="00214998"/>
    <w:rsid w:val="0021499F"/>
    <w:rsid w:val="002158C5"/>
    <w:rsid w:val="00215A86"/>
    <w:rsid w:val="00215ABF"/>
    <w:rsid w:val="00216453"/>
    <w:rsid w:val="00216679"/>
    <w:rsid w:val="00216871"/>
    <w:rsid w:val="0021718F"/>
    <w:rsid w:val="00217675"/>
    <w:rsid w:val="00217B04"/>
    <w:rsid w:val="00217FD7"/>
    <w:rsid w:val="002205D2"/>
    <w:rsid w:val="00220717"/>
    <w:rsid w:val="00220835"/>
    <w:rsid w:val="0022095C"/>
    <w:rsid w:val="002213E0"/>
    <w:rsid w:val="00221C53"/>
    <w:rsid w:val="00221ECF"/>
    <w:rsid w:val="00222369"/>
    <w:rsid w:val="002225C4"/>
    <w:rsid w:val="00222AC0"/>
    <w:rsid w:val="00223229"/>
    <w:rsid w:val="0022448E"/>
    <w:rsid w:val="0022457C"/>
    <w:rsid w:val="002248F8"/>
    <w:rsid w:val="00225236"/>
    <w:rsid w:val="002253AC"/>
    <w:rsid w:val="002262F4"/>
    <w:rsid w:val="00226321"/>
    <w:rsid w:val="0022738F"/>
    <w:rsid w:val="002276DB"/>
    <w:rsid w:val="00227911"/>
    <w:rsid w:val="00227CA4"/>
    <w:rsid w:val="00227DEF"/>
    <w:rsid w:val="00227E8B"/>
    <w:rsid w:val="00230E17"/>
    <w:rsid w:val="00230F9B"/>
    <w:rsid w:val="00230FD2"/>
    <w:rsid w:val="002313F9"/>
    <w:rsid w:val="002314C1"/>
    <w:rsid w:val="00231581"/>
    <w:rsid w:val="00231C9F"/>
    <w:rsid w:val="002320F7"/>
    <w:rsid w:val="00232612"/>
    <w:rsid w:val="0023284A"/>
    <w:rsid w:val="00232883"/>
    <w:rsid w:val="00233655"/>
    <w:rsid w:val="002346EF"/>
    <w:rsid w:val="00234CC0"/>
    <w:rsid w:val="00234CD7"/>
    <w:rsid w:val="00234D39"/>
    <w:rsid w:val="00234F70"/>
    <w:rsid w:val="00234FB7"/>
    <w:rsid w:val="00235593"/>
    <w:rsid w:val="002355BD"/>
    <w:rsid w:val="00235842"/>
    <w:rsid w:val="00235D5D"/>
    <w:rsid w:val="00235E07"/>
    <w:rsid w:val="00235EDE"/>
    <w:rsid w:val="00235FD7"/>
    <w:rsid w:val="002363A1"/>
    <w:rsid w:val="002369E9"/>
    <w:rsid w:val="00236B99"/>
    <w:rsid w:val="00236DA5"/>
    <w:rsid w:val="00236DE5"/>
    <w:rsid w:val="00237053"/>
    <w:rsid w:val="00237524"/>
    <w:rsid w:val="00237C82"/>
    <w:rsid w:val="00237DB9"/>
    <w:rsid w:val="00237ED4"/>
    <w:rsid w:val="00237FEF"/>
    <w:rsid w:val="00240843"/>
    <w:rsid w:val="002408B4"/>
    <w:rsid w:val="00241344"/>
    <w:rsid w:val="00241ABE"/>
    <w:rsid w:val="00241B3F"/>
    <w:rsid w:val="002420AF"/>
    <w:rsid w:val="0024231B"/>
    <w:rsid w:val="002425DD"/>
    <w:rsid w:val="002426AA"/>
    <w:rsid w:val="00242C7A"/>
    <w:rsid w:val="00243176"/>
    <w:rsid w:val="002434E9"/>
    <w:rsid w:val="002436BA"/>
    <w:rsid w:val="0024371E"/>
    <w:rsid w:val="00243E58"/>
    <w:rsid w:val="00244455"/>
    <w:rsid w:val="0024576A"/>
    <w:rsid w:val="00245C24"/>
    <w:rsid w:val="00245D0F"/>
    <w:rsid w:val="002460CB"/>
    <w:rsid w:val="002465E1"/>
    <w:rsid w:val="00246C2B"/>
    <w:rsid w:val="00246FC3"/>
    <w:rsid w:val="0024713E"/>
    <w:rsid w:val="0024727B"/>
    <w:rsid w:val="00247935"/>
    <w:rsid w:val="00247C6E"/>
    <w:rsid w:val="00250658"/>
    <w:rsid w:val="002507B2"/>
    <w:rsid w:val="00251C79"/>
    <w:rsid w:val="00251E09"/>
    <w:rsid w:val="002522B7"/>
    <w:rsid w:val="002529DD"/>
    <w:rsid w:val="00252E9B"/>
    <w:rsid w:val="002531E8"/>
    <w:rsid w:val="00253B00"/>
    <w:rsid w:val="00253CE2"/>
    <w:rsid w:val="00253DC8"/>
    <w:rsid w:val="0025434B"/>
    <w:rsid w:val="002545E7"/>
    <w:rsid w:val="00254842"/>
    <w:rsid w:val="00254CE5"/>
    <w:rsid w:val="00254FE2"/>
    <w:rsid w:val="00255131"/>
    <w:rsid w:val="002552ED"/>
    <w:rsid w:val="0025536E"/>
    <w:rsid w:val="002553DE"/>
    <w:rsid w:val="00255BB3"/>
    <w:rsid w:val="00255D38"/>
    <w:rsid w:val="002562D6"/>
    <w:rsid w:val="0025676E"/>
    <w:rsid w:val="00256938"/>
    <w:rsid w:val="00256B01"/>
    <w:rsid w:val="00256D64"/>
    <w:rsid w:val="00256E82"/>
    <w:rsid w:val="0025713D"/>
    <w:rsid w:val="0026011C"/>
    <w:rsid w:val="00260732"/>
    <w:rsid w:val="00260AE5"/>
    <w:rsid w:val="0026241B"/>
    <w:rsid w:val="00262866"/>
    <w:rsid w:val="002643C3"/>
    <w:rsid w:val="00264EDD"/>
    <w:rsid w:val="0026588C"/>
    <w:rsid w:val="002658F1"/>
    <w:rsid w:val="00265A01"/>
    <w:rsid w:val="0026627A"/>
    <w:rsid w:val="00266CAB"/>
    <w:rsid w:val="0026745D"/>
    <w:rsid w:val="00267B1F"/>
    <w:rsid w:val="002702EE"/>
    <w:rsid w:val="002704A6"/>
    <w:rsid w:val="002707D5"/>
    <w:rsid w:val="00270A87"/>
    <w:rsid w:val="00270BB0"/>
    <w:rsid w:val="00271A61"/>
    <w:rsid w:val="00271CFE"/>
    <w:rsid w:val="00271E46"/>
    <w:rsid w:val="0027228A"/>
    <w:rsid w:val="0027253C"/>
    <w:rsid w:val="0027315E"/>
    <w:rsid w:val="00273484"/>
    <w:rsid w:val="00274027"/>
    <w:rsid w:val="00274114"/>
    <w:rsid w:val="0027456A"/>
    <w:rsid w:val="00274BEC"/>
    <w:rsid w:val="00274CD8"/>
    <w:rsid w:val="00274D96"/>
    <w:rsid w:val="00274F4C"/>
    <w:rsid w:val="002750EE"/>
    <w:rsid w:val="0027529E"/>
    <w:rsid w:val="00275764"/>
    <w:rsid w:val="002766AE"/>
    <w:rsid w:val="0027728E"/>
    <w:rsid w:val="0027758A"/>
    <w:rsid w:val="00277C9D"/>
    <w:rsid w:val="002801F9"/>
    <w:rsid w:val="002803CD"/>
    <w:rsid w:val="00280790"/>
    <w:rsid w:val="0028081F"/>
    <w:rsid w:val="00280A2C"/>
    <w:rsid w:val="00280C0E"/>
    <w:rsid w:val="00281103"/>
    <w:rsid w:val="00281564"/>
    <w:rsid w:val="00281582"/>
    <w:rsid w:val="0028216A"/>
    <w:rsid w:val="00282E5C"/>
    <w:rsid w:val="00283178"/>
    <w:rsid w:val="00284774"/>
    <w:rsid w:val="00284A98"/>
    <w:rsid w:val="00285301"/>
    <w:rsid w:val="00285DBD"/>
    <w:rsid w:val="002862B6"/>
    <w:rsid w:val="00286459"/>
    <w:rsid w:val="002864CA"/>
    <w:rsid w:val="00286BD6"/>
    <w:rsid w:val="00286C43"/>
    <w:rsid w:val="00286E4A"/>
    <w:rsid w:val="00287622"/>
    <w:rsid w:val="002877D8"/>
    <w:rsid w:val="00287C60"/>
    <w:rsid w:val="00287CF2"/>
    <w:rsid w:val="00287E1B"/>
    <w:rsid w:val="0029010A"/>
    <w:rsid w:val="002901C1"/>
    <w:rsid w:val="00290429"/>
    <w:rsid w:val="0029081A"/>
    <w:rsid w:val="00290EDB"/>
    <w:rsid w:val="00290F71"/>
    <w:rsid w:val="00291796"/>
    <w:rsid w:val="0029197F"/>
    <w:rsid w:val="00291CDB"/>
    <w:rsid w:val="00291E3B"/>
    <w:rsid w:val="00291E78"/>
    <w:rsid w:val="002926E8"/>
    <w:rsid w:val="00292B62"/>
    <w:rsid w:val="00293214"/>
    <w:rsid w:val="002933E0"/>
    <w:rsid w:val="00293AFC"/>
    <w:rsid w:val="00293CBF"/>
    <w:rsid w:val="00293E49"/>
    <w:rsid w:val="0029445E"/>
    <w:rsid w:val="002948B7"/>
    <w:rsid w:val="00294948"/>
    <w:rsid w:val="00295389"/>
    <w:rsid w:val="0029640B"/>
    <w:rsid w:val="00297177"/>
    <w:rsid w:val="002974D1"/>
    <w:rsid w:val="002977D2"/>
    <w:rsid w:val="00297E70"/>
    <w:rsid w:val="002A06D0"/>
    <w:rsid w:val="002A0878"/>
    <w:rsid w:val="002A0DF9"/>
    <w:rsid w:val="002A17C5"/>
    <w:rsid w:val="002A1B2D"/>
    <w:rsid w:val="002A1DF7"/>
    <w:rsid w:val="002A1E27"/>
    <w:rsid w:val="002A2632"/>
    <w:rsid w:val="002A268D"/>
    <w:rsid w:val="002A2A80"/>
    <w:rsid w:val="002A34BB"/>
    <w:rsid w:val="002A3DBD"/>
    <w:rsid w:val="002A42ED"/>
    <w:rsid w:val="002A46D5"/>
    <w:rsid w:val="002A4ABE"/>
    <w:rsid w:val="002A4C78"/>
    <w:rsid w:val="002A4F7D"/>
    <w:rsid w:val="002A52AE"/>
    <w:rsid w:val="002A54B9"/>
    <w:rsid w:val="002A5A30"/>
    <w:rsid w:val="002A5A3F"/>
    <w:rsid w:val="002A6549"/>
    <w:rsid w:val="002A67C7"/>
    <w:rsid w:val="002A695F"/>
    <w:rsid w:val="002A760D"/>
    <w:rsid w:val="002A7A3E"/>
    <w:rsid w:val="002A7CFA"/>
    <w:rsid w:val="002B034A"/>
    <w:rsid w:val="002B0649"/>
    <w:rsid w:val="002B1D5D"/>
    <w:rsid w:val="002B1D7A"/>
    <w:rsid w:val="002B23C0"/>
    <w:rsid w:val="002B2722"/>
    <w:rsid w:val="002B289A"/>
    <w:rsid w:val="002B29EA"/>
    <w:rsid w:val="002B3204"/>
    <w:rsid w:val="002B4067"/>
    <w:rsid w:val="002B4867"/>
    <w:rsid w:val="002B4A3C"/>
    <w:rsid w:val="002B575D"/>
    <w:rsid w:val="002B58FA"/>
    <w:rsid w:val="002B5B5A"/>
    <w:rsid w:val="002B6E21"/>
    <w:rsid w:val="002B750D"/>
    <w:rsid w:val="002B7DE4"/>
    <w:rsid w:val="002C0225"/>
    <w:rsid w:val="002C02B1"/>
    <w:rsid w:val="002C0609"/>
    <w:rsid w:val="002C06DC"/>
    <w:rsid w:val="002C1141"/>
    <w:rsid w:val="002C1C2B"/>
    <w:rsid w:val="002C2098"/>
    <w:rsid w:val="002C2199"/>
    <w:rsid w:val="002C27F2"/>
    <w:rsid w:val="002C3306"/>
    <w:rsid w:val="002C33F3"/>
    <w:rsid w:val="002C396B"/>
    <w:rsid w:val="002C40BD"/>
    <w:rsid w:val="002C4128"/>
    <w:rsid w:val="002C482D"/>
    <w:rsid w:val="002C4C20"/>
    <w:rsid w:val="002C4DB8"/>
    <w:rsid w:val="002C5502"/>
    <w:rsid w:val="002C561F"/>
    <w:rsid w:val="002C5731"/>
    <w:rsid w:val="002C57A3"/>
    <w:rsid w:val="002C5DB7"/>
    <w:rsid w:val="002C5ED6"/>
    <w:rsid w:val="002C6254"/>
    <w:rsid w:val="002C7033"/>
    <w:rsid w:val="002C7236"/>
    <w:rsid w:val="002C7C31"/>
    <w:rsid w:val="002D05B6"/>
    <w:rsid w:val="002D0B5F"/>
    <w:rsid w:val="002D1D28"/>
    <w:rsid w:val="002D2867"/>
    <w:rsid w:val="002D2F89"/>
    <w:rsid w:val="002D2FB6"/>
    <w:rsid w:val="002D32BE"/>
    <w:rsid w:val="002D35F1"/>
    <w:rsid w:val="002D4415"/>
    <w:rsid w:val="002D4671"/>
    <w:rsid w:val="002D4C2A"/>
    <w:rsid w:val="002D5D21"/>
    <w:rsid w:val="002D5F0C"/>
    <w:rsid w:val="002D6087"/>
    <w:rsid w:val="002D60AD"/>
    <w:rsid w:val="002D6251"/>
    <w:rsid w:val="002D7585"/>
    <w:rsid w:val="002D7645"/>
    <w:rsid w:val="002D7C7C"/>
    <w:rsid w:val="002E065E"/>
    <w:rsid w:val="002E067B"/>
    <w:rsid w:val="002E0C52"/>
    <w:rsid w:val="002E1AF9"/>
    <w:rsid w:val="002E26E2"/>
    <w:rsid w:val="002E3599"/>
    <w:rsid w:val="002E3C97"/>
    <w:rsid w:val="002E3D0E"/>
    <w:rsid w:val="002E47A9"/>
    <w:rsid w:val="002E4C5A"/>
    <w:rsid w:val="002E4D2F"/>
    <w:rsid w:val="002E52E0"/>
    <w:rsid w:val="002E590C"/>
    <w:rsid w:val="002E5AD0"/>
    <w:rsid w:val="002E6094"/>
    <w:rsid w:val="002E6AA9"/>
    <w:rsid w:val="002E6B28"/>
    <w:rsid w:val="002E6C61"/>
    <w:rsid w:val="002E6E23"/>
    <w:rsid w:val="002E6F0A"/>
    <w:rsid w:val="002E7AC7"/>
    <w:rsid w:val="002E7C52"/>
    <w:rsid w:val="002E7E90"/>
    <w:rsid w:val="002E7FF3"/>
    <w:rsid w:val="002F0171"/>
    <w:rsid w:val="002F0229"/>
    <w:rsid w:val="002F04B7"/>
    <w:rsid w:val="002F138A"/>
    <w:rsid w:val="002F1785"/>
    <w:rsid w:val="002F1F2B"/>
    <w:rsid w:val="002F2237"/>
    <w:rsid w:val="002F264B"/>
    <w:rsid w:val="002F3471"/>
    <w:rsid w:val="002F36A3"/>
    <w:rsid w:val="002F3D01"/>
    <w:rsid w:val="002F3DC1"/>
    <w:rsid w:val="002F3E71"/>
    <w:rsid w:val="002F3EAD"/>
    <w:rsid w:val="002F491D"/>
    <w:rsid w:val="002F49DB"/>
    <w:rsid w:val="002F4AF2"/>
    <w:rsid w:val="002F5A85"/>
    <w:rsid w:val="002F5E1D"/>
    <w:rsid w:val="002F5EA8"/>
    <w:rsid w:val="002F60A9"/>
    <w:rsid w:val="002F62C5"/>
    <w:rsid w:val="002F64F5"/>
    <w:rsid w:val="002F658E"/>
    <w:rsid w:val="002F661C"/>
    <w:rsid w:val="002F6D48"/>
    <w:rsid w:val="002F6E35"/>
    <w:rsid w:val="002F70AC"/>
    <w:rsid w:val="002F729D"/>
    <w:rsid w:val="002F7770"/>
    <w:rsid w:val="002F7CB8"/>
    <w:rsid w:val="00300714"/>
    <w:rsid w:val="00301079"/>
    <w:rsid w:val="003016AD"/>
    <w:rsid w:val="003016B1"/>
    <w:rsid w:val="003017DC"/>
    <w:rsid w:val="00302651"/>
    <w:rsid w:val="0030274A"/>
    <w:rsid w:val="00302B26"/>
    <w:rsid w:val="0030309A"/>
    <w:rsid w:val="00303238"/>
    <w:rsid w:val="003036C5"/>
    <w:rsid w:val="003038DC"/>
    <w:rsid w:val="00303CBF"/>
    <w:rsid w:val="003049B9"/>
    <w:rsid w:val="00304A15"/>
    <w:rsid w:val="00304CF2"/>
    <w:rsid w:val="00304D21"/>
    <w:rsid w:val="00305D51"/>
    <w:rsid w:val="003063BE"/>
    <w:rsid w:val="003067E0"/>
    <w:rsid w:val="003068F6"/>
    <w:rsid w:val="00306931"/>
    <w:rsid w:val="00306BD1"/>
    <w:rsid w:val="00306F3A"/>
    <w:rsid w:val="003072E1"/>
    <w:rsid w:val="0030734E"/>
    <w:rsid w:val="003074E3"/>
    <w:rsid w:val="00307AC0"/>
    <w:rsid w:val="00307DF8"/>
    <w:rsid w:val="003100B5"/>
    <w:rsid w:val="003100EF"/>
    <w:rsid w:val="003102B3"/>
    <w:rsid w:val="00310823"/>
    <w:rsid w:val="00310E8B"/>
    <w:rsid w:val="003117AF"/>
    <w:rsid w:val="00311B33"/>
    <w:rsid w:val="00311B59"/>
    <w:rsid w:val="00311F61"/>
    <w:rsid w:val="00312718"/>
    <w:rsid w:val="00312D83"/>
    <w:rsid w:val="00312D9F"/>
    <w:rsid w:val="00312FE8"/>
    <w:rsid w:val="003130A5"/>
    <w:rsid w:val="00313352"/>
    <w:rsid w:val="00313451"/>
    <w:rsid w:val="003135B4"/>
    <w:rsid w:val="00313954"/>
    <w:rsid w:val="00313D45"/>
    <w:rsid w:val="00313E8A"/>
    <w:rsid w:val="00313E91"/>
    <w:rsid w:val="00314751"/>
    <w:rsid w:val="00315046"/>
    <w:rsid w:val="003151CB"/>
    <w:rsid w:val="003157A2"/>
    <w:rsid w:val="00315A0A"/>
    <w:rsid w:val="00315C5B"/>
    <w:rsid w:val="00316297"/>
    <w:rsid w:val="003173A4"/>
    <w:rsid w:val="003175E5"/>
    <w:rsid w:val="00320469"/>
    <w:rsid w:val="003208A2"/>
    <w:rsid w:val="00320F03"/>
    <w:rsid w:val="003219E5"/>
    <w:rsid w:val="003222C6"/>
    <w:rsid w:val="0032255F"/>
    <w:rsid w:val="00323431"/>
    <w:rsid w:val="00323665"/>
    <w:rsid w:val="00323EAB"/>
    <w:rsid w:val="00324284"/>
    <w:rsid w:val="0032455B"/>
    <w:rsid w:val="003249CD"/>
    <w:rsid w:val="00324A82"/>
    <w:rsid w:val="00325840"/>
    <w:rsid w:val="003259C2"/>
    <w:rsid w:val="00325CD5"/>
    <w:rsid w:val="00326050"/>
    <w:rsid w:val="00326996"/>
    <w:rsid w:val="00326AD2"/>
    <w:rsid w:val="00326FBE"/>
    <w:rsid w:val="00327309"/>
    <w:rsid w:val="00327323"/>
    <w:rsid w:val="00327331"/>
    <w:rsid w:val="003273A1"/>
    <w:rsid w:val="003274A6"/>
    <w:rsid w:val="00327624"/>
    <w:rsid w:val="00330355"/>
    <w:rsid w:val="00330A14"/>
    <w:rsid w:val="00330EC6"/>
    <w:rsid w:val="003316B1"/>
    <w:rsid w:val="00331B60"/>
    <w:rsid w:val="00332095"/>
    <w:rsid w:val="0033230D"/>
    <w:rsid w:val="003324B8"/>
    <w:rsid w:val="00332561"/>
    <w:rsid w:val="00333242"/>
    <w:rsid w:val="00333611"/>
    <w:rsid w:val="003347AE"/>
    <w:rsid w:val="003349B2"/>
    <w:rsid w:val="00334C40"/>
    <w:rsid w:val="00335045"/>
    <w:rsid w:val="00335358"/>
    <w:rsid w:val="003357E2"/>
    <w:rsid w:val="00335C63"/>
    <w:rsid w:val="00335D84"/>
    <w:rsid w:val="003360A1"/>
    <w:rsid w:val="00336D53"/>
    <w:rsid w:val="00337228"/>
    <w:rsid w:val="003374BB"/>
    <w:rsid w:val="003377A4"/>
    <w:rsid w:val="00337D15"/>
    <w:rsid w:val="00337E0D"/>
    <w:rsid w:val="00340284"/>
    <w:rsid w:val="003402EF"/>
    <w:rsid w:val="00340643"/>
    <w:rsid w:val="00340B97"/>
    <w:rsid w:val="00340C8E"/>
    <w:rsid w:val="0034192F"/>
    <w:rsid w:val="00341D89"/>
    <w:rsid w:val="0034201D"/>
    <w:rsid w:val="0034230F"/>
    <w:rsid w:val="003425BF"/>
    <w:rsid w:val="003427A8"/>
    <w:rsid w:val="00342A18"/>
    <w:rsid w:val="00343ACD"/>
    <w:rsid w:val="00343B02"/>
    <w:rsid w:val="00343E14"/>
    <w:rsid w:val="0034445B"/>
    <w:rsid w:val="0034494B"/>
    <w:rsid w:val="003458C4"/>
    <w:rsid w:val="00345CAA"/>
    <w:rsid w:val="00345D4E"/>
    <w:rsid w:val="00345E5C"/>
    <w:rsid w:val="00346358"/>
    <w:rsid w:val="00346A67"/>
    <w:rsid w:val="00346E9F"/>
    <w:rsid w:val="00346F53"/>
    <w:rsid w:val="00346FBC"/>
    <w:rsid w:val="00347882"/>
    <w:rsid w:val="003478DE"/>
    <w:rsid w:val="00347C3E"/>
    <w:rsid w:val="00350AC8"/>
    <w:rsid w:val="00351115"/>
    <w:rsid w:val="0035136F"/>
    <w:rsid w:val="0035190C"/>
    <w:rsid w:val="0035248F"/>
    <w:rsid w:val="0035267A"/>
    <w:rsid w:val="003530A5"/>
    <w:rsid w:val="003532CF"/>
    <w:rsid w:val="0035332F"/>
    <w:rsid w:val="003538CD"/>
    <w:rsid w:val="00353A41"/>
    <w:rsid w:val="003540A9"/>
    <w:rsid w:val="003548BA"/>
    <w:rsid w:val="00354F35"/>
    <w:rsid w:val="00355C6D"/>
    <w:rsid w:val="00355FE4"/>
    <w:rsid w:val="00356A24"/>
    <w:rsid w:val="00356AF9"/>
    <w:rsid w:val="00356B83"/>
    <w:rsid w:val="00356C3E"/>
    <w:rsid w:val="0035724F"/>
    <w:rsid w:val="00357653"/>
    <w:rsid w:val="00357694"/>
    <w:rsid w:val="00357A68"/>
    <w:rsid w:val="00357C0A"/>
    <w:rsid w:val="00357DE1"/>
    <w:rsid w:val="003606D4"/>
    <w:rsid w:val="003606DF"/>
    <w:rsid w:val="00360840"/>
    <w:rsid w:val="00361022"/>
    <w:rsid w:val="003610CF"/>
    <w:rsid w:val="003619AA"/>
    <w:rsid w:val="00361DD1"/>
    <w:rsid w:val="00361FDE"/>
    <w:rsid w:val="00362027"/>
    <w:rsid w:val="003624BF"/>
    <w:rsid w:val="00362533"/>
    <w:rsid w:val="003629DD"/>
    <w:rsid w:val="00362C5C"/>
    <w:rsid w:val="00362D2E"/>
    <w:rsid w:val="00362DEF"/>
    <w:rsid w:val="00362FC6"/>
    <w:rsid w:val="003635C7"/>
    <w:rsid w:val="0036370A"/>
    <w:rsid w:val="003637C1"/>
    <w:rsid w:val="00364161"/>
    <w:rsid w:val="003644FB"/>
    <w:rsid w:val="00364ACE"/>
    <w:rsid w:val="00364CE3"/>
    <w:rsid w:val="00364DFD"/>
    <w:rsid w:val="003651B6"/>
    <w:rsid w:val="00365812"/>
    <w:rsid w:val="00365841"/>
    <w:rsid w:val="00365A14"/>
    <w:rsid w:val="0036670B"/>
    <w:rsid w:val="00366972"/>
    <w:rsid w:val="00366C4F"/>
    <w:rsid w:val="00366E42"/>
    <w:rsid w:val="00366FD3"/>
    <w:rsid w:val="00367567"/>
    <w:rsid w:val="003676F0"/>
    <w:rsid w:val="00367CDF"/>
    <w:rsid w:val="00370455"/>
    <w:rsid w:val="0037087A"/>
    <w:rsid w:val="00371037"/>
    <w:rsid w:val="00371313"/>
    <w:rsid w:val="00371C0E"/>
    <w:rsid w:val="00371C29"/>
    <w:rsid w:val="00371C57"/>
    <w:rsid w:val="00371F1C"/>
    <w:rsid w:val="003724B2"/>
    <w:rsid w:val="003733B0"/>
    <w:rsid w:val="00373B78"/>
    <w:rsid w:val="00373D37"/>
    <w:rsid w:val="00373FDF"/>
    <w:rsid w:val="003742F8"/>
    <w:rsid w:val="003748C6"/>
    <w:rsid w:val="00374E7B"/>
    <w:rsid w:val="00374F0D"/>
    <w:rsid w:val="00375580"/>
    <w:rsid w:val="00375A78"/>
    <w:rsid w:val="00375AC5"/>
    <w:rsid w:val="00375CE3"/>
    <w:rsid w:val="003760AE"/>
    <w:rsid w:val="00376365"/>
    <w:rsid w:val="00376522"/>
    <w:rsid w:val="0037671B"/>
    <w:rsid w:val="00376CE3"/>
    <w:rsid w:val="00376DE0"/>
    <w:rsid w:val="00376FF4"/>
    <w:rsid w:val="00380221"/>
    <w:rsid w:val="00380442"/>
    <w:rsid w:val="00380535"/>
    <w:rsid w:val="00380EC9"/>
    <w:rsid w:val="00381280"/>
    <w:rsid w:val="003816C9"/>
    <w:rsid w:val="00381AC8"/>
    <w:rsid w:val="00381BBC"/>
    <w:rsid w:val="00382355"/>
    <w:rsid w:val="003825F8"/>
    <w:rsid w:val="003831B7"/>
    <w:rsid w:val="00383D67"/>
    <w:rsid w:val="003846F4"/>
    <w:rsid w:val="00384AD2"/>
    <w:rsid w:val="00384DAB"/>
    <w:rsid w:val="00384DF8"/>
    <w:rsid w:val="00385047"/>
    <w:rsid w:val="00385502"/>
    <w:rsid w:val="003856E2"/>
    <w:rsid w:val="0038581D"/>
    <w:rsid w:val="003864F5"/>
    <w:rsid w:val="00386542"/>
    <w:rsid w:val="00386F5E"/>
    <w:rsid w:val="003872E7"/>
    <w:rsid w:val="00387AED"/>
    <w:rsid w:val="003900AA"/>
    <w:rsid w:val="003909FD"/>
    <w:rsid w:val="00390CEB"/>
    <w:rsid w:val="00391A8E"/>
    <w:rsid w:val="00391B8C"/>
    <w:rsid w:val="00392563"/>
    <w:rsid w:val="00392C1C"/>
    <w:rsid w:val="00393B66"/>
    <w:rsid w:val="00393E91"/>
    <w:rsid w:val="00394167"/>
    <w:rsid w:val="0039461E"/>
    <w:rsid w:val="00394809"/>
    <w:rsid w:val="00395308"/>
    <w:rsid w:val="00395629"/>
    <w:rsid w:val="003956A4"/>
    <w:rsid w:val="003958F4"/>
    <w:rsid w:val="00395A65"/>
    <w:rsid w:val="00397625"/>
    <w:rsid w:val="00397D14"/>
    <w:rsid w:val="003A0074"/>
    <w:rsid w:val="003A0967"/>
    <w:rsid w:val="003A0F10"/>
    <w:rsid w:val="003A1447"/>
    <w:rsid w:val="003A1C81"/>
    <w:rsid w:val="003A1E2B"/>
    <w:rsid w:val="003A2434"/>
    <w:rsid w:val="003A2C43"/>
    <w:rsid w:val="003A2CB5"/>
    <w:rsid w:val="003A3C1B"/>
    <w:rsid w:val="003A412B"/>
    <w:rsid w:val="003A43B1"/>
    <w:rsid w:val="003A43F4"/>
    <w:rsid w:val="003A469A"/>
    <w:rsid w:val="003A47F0"/>
    <w:rsid w:val="003A497A"/>
    <w:rsid w:val="003A55F1"/>
    <w:rsid w:val="003A5A9B"/>
    <w:rsid w:val="003A5C9B"/>
    <w:rsid w:val="003A5E3D"/>
    <w:rsid w:val="003A60EE"/>
    <w:rsid w:val="003A682B"/>
    <w:rsid w:val="003A6BD2"/>
    <w:rsid w:val="003A6F8C"/>
    <w:rsid w:val="003A76EE"/>
    <w:rsid w:val="003B0224"/>
    <w:rsid w:val="003B1313"/>
    <w:rsid w:val="003B18A8"/>
    <w:rsid w:val="003B1EA0"/>
    <w:rsid w:val="003B27E4"/>
    <w:rsid w:val="003B2E17"/>
    <w:rsid w:val="003B2EAE"/>
    <w:rsid w:val="003B371D"/>
    <w:rsid w:val="003B3D8A"/>
    <w:rsid w:val="003B3E14"/>
    <w:rsid w:val="003B4317"/>
    <w:rsid w:val="003B4619"/>
    <w:rsid w:val="003B4941"/>
    <w:rsid w:val="003B4DC1"/>
    <w:rsid w:val="003B54F7"/>
    <w:rsid w:val="003B57E7"/>
    <w:rsid w:val="003B600C"/>
    <w:rsid w:val="003B6243"/>
    <w:rsid w:val="003B656C"/>
    <w:rsid w:val="003B6AF9"/>
    <w:rsid w:val="003B6D34"/>
    <w:rsid w:val="003B6F45"/>
    <w:rsid w:val="003B76E9"/>
    <w:rsid w:val="003B779E"/>
    <w:rsid w:val="003B7804"/>
    <w:rsid w:val="003B79DA"/>
    <w:rsid w:val="003C04F2"/>
    <w:rsid w:val="003C09D4"/>
    <w:rsid w:val="003C0A78"/>
    <w:rsid w:val="003C109E"/>
    <w:rsid w:val="003C26F8"/>
    <w:rsid w:val="003C2913"/>
    <w:rsid w:val="003C2B11"/>
    <w:rsid w:val="003C3DCD"/>
    <w:rsid w:val="003C44DD"/>
    <w:rsid w:val="003C4ADD"/>
    <w:rsid w:val="003C4EA6"/>
    <w:rsid w:val="003C601C"/>
    <w:rsid w:val="003C70E6"/>
    <w:rsid w:val="003C71FC"/>
    <w:rsid w:val="003D00DE"/>
    <w:rsid w:val="003D0875"/>
    <w:rsid w:val="003D0F3B"/>
    <w:rsid w:val="003D139B"/>
    <w:rsid w:val="003D1CCE"/>
    <w:rsid w:val="003D1E70"/>
    <w:rsid w:val="003D202B"/>
    <w:rsid w:val="003D2BCB"/>
    <w:rsid w:val="003D2D7D"/>
    <w:rsid w:val="003D2FE0"/>
    <w:rsid w:val="003D32E7"/>
    <w:rsid w:val="003D34DA"/>
    <w:rsid w:val="003D384E"/>
    <w:rsid w:val="003D3856"/>
    <w:rsid w:val="003D3B52"/>
    <w:rsid w:val="003D4330"/>
    <w:rsid w:val="003D4BFC"/>
    <w:rsid w:val="003D4D23"/>
    <w:rsid w:val="003D4D5C"/>
    <w:rsid w:val="003D4F38"/>
    <w:rsid w:val="003D528D"/>
    <w:rsid w:val="003D57A4"/>
    <w:rsid w:val="003D57E9"/>
    <w:rsid w:val="003D5848"/>
    <w:rsid w:val="003D6665"/>
    <w:rsid w:val="003D6695"/>
    <w:rsid w:val="003D6948"/>
    <w:rsid w:val="003D6C6D"/>
    <w:rsid w:val="003D6DDC"/>
    <w:rsid w:val="003D7174"/>
    <w:rsid w:val="003D730D"/>
    <w:rsid w:val="003D7631"/>
    <w:rsid w:val="003D7C90"/>
    <w:rsid w:val="003D7D48"/>
    <w:rsid w:val="003E0056"/>
    <w:rsid w:val="003E05FD"/>
    <w:rsid w:val="003E1FA6"/>
    <w:rsid w:val="003E1FAD"/>
    <w:rsid w:val="003E25B2"/>
    <w:rsid w:val="003E26F4"/>
    <w:rsid w:val="003E2BF5"/>
    <w:rsid w:val="003E2C53"/>
    <w:rsid w:val="003E3950"/>
    <w:rsid w:val="003E46B9"/>
    <w:rsid w:val="003E4729"/>
    <w:rsid w:val="003E4D47"/>
    <w:rsid w:val="003E56D1"/>
    <w:rsid w:val="003E5FB7"/>
    <w:rsid w:val="003E6391"/>
    <w:rsid w:val="003E6DD2"/>
    <w:rsid w:val="003E6FA9"/>
    <w:rsid w:val="003E73C8"/>
    <w:rsid w:val="003E7569"/>
    <w:rsid w:val="003F03EA"/>
    <w:rsid w:val="003F0CB9"/>
    <w:rsid w:val="003F104B"/>
    <w:rsid w:val="003F1E8B"/>
    <w:rsid w:val="003F204D"/>
    <w:rsid w:val="003F21BB"/>
    <w:rsid w:val="003F26C5"/>
    <w:rsid w:val="003F2A95"/>
    <w:rsid w:val="003F2CCE"/>
    <w:rsid w:val="003F32BC"/>
    <w:rsid w:val="003F4344"/>
    <w:rsid w:val="003F44F3"/>
    <w:rsid w:val="003F47E4"/>
    <w:rsid w:val="003F4A62"/>
    <w:rsid w:val="003F4BFE"/>
    <w:rsid w:val="003F4D54"/>
    <w:rsid w:val="003F5215"/>
    <w:rsid w:val="003F5383"/>
    <w:rsid w:val="003F56ED"/>
    <w:rsid w:val="003F57AE"/>
    <w:rsid w:val="003F58DD"/>
    <w:rsid w:val="003F5A26"/>
    <w:rsid w:val="003F5BD6"/>
    <w:rsid w:val="003F5E1B"/>
    <w:rsid w:val="003F6235"/>
    <w:rsid w:val="003F6DF0"/>
    <w:rsid w:val="00400101"/>
    <w:rsid w:val="004005DF"/>
    <w:rsid w:val="00400733"/>
    <w:rsid w:val="00400A69"/>
    <w:rsid w:val="00400EC1"/>
    <w:rsid w:val="0040102F"/>
    <w:rsid w:val="0040136C"/>
    <w:rsid w:val="0040171A"/>
    <w:rsid w:val="00401B91"/>
    <w:rsid w:val="00401EA2"/>
    <w:rsid w:val="0040204F"/>
    <w:rsid w:val="00402382"/>
    <w:rsid w:val="00403784"/>
    <w:rsid w:val="00403AB0"/>
    <w:rsid w:val="00403D7B"/>
    <w:rsid w:val="004042EC"/>
    <w:rsid w:val="00405187"/>
    <w:rsid w:val="0040547B"/>
    <w:rsid w:val="00405ED9"/>
    <w:rsid w:val="00406185"/>
    <w:rsid w:val="004061CC"/>
    <w:rsid w:val="00407192"/>
    <w:rsid w:val="00407347"/>
    <w:rsid w:val="0041006C"/>
    <w:rsid w:val="004104AD"/>
    <w:rsid w:val="0041162B"/>
    <w:rsid w:val="004116B8"/>
    <w:rsid w:val="004117D5"/>
    <w:rsid w:val="00411B91"/>
    <w:rsid w:val="00411DC4"/>
    <w:rsid w:val="004125E4"/>
    <w:rsid w:val="00412C81"/>
    <w:rsid w:val="004136EB"/>
    <w:rsid w:val="00413A22"/>
    <w:rsid w:val="00414450"/>
    <w:rsid w:val="0041456A"/>
    <w:rsid w:val="00414A75"/>
    <w:rsid w:val="00414AD4"/>
    <w:rsid w:val="00414D11"/>
    <w:rsid w:val="00415D51"/>
    <w:rsid w:val="0041670C"/>
    <w:rsid w:val="00416AB3"/>
    <w:rsid w:val="00417566"/>
    <w:rsid w:val="0041777C"/>
    <w:rsid w:val="00417EC1"/>
    <w:rsid w:val="0042000D"/>
    <w:rsid w:val="00420BB2"/>
    <w:rsid w:val="0042109F"/>
    <w:rsid w:val="00421659"/>
    <w:rsid w:val="004217DB"/>
    <w:rsid w:val="004217FB"/>
    <w:rsid w:val="00421B35"/>
    <w:rsid w:val="00421D6C"/>
    <w:rsid w:val="0042253B"/>
    <w:rsid w:val="00422550"/>
    <w:rsid w:val="00422A95"/>
    <w:rsid w:val="004231C6"/>
    <w:rsid w:val="0042355B"/>
    <w:rsid w:val="004239DB"/>
    <w:rsid w:val="00423CF4"/>
    <w:rsid w:val="00423F5E"/>
    <w:rsid w:val="0042413E"/>
    <w:rsid w:val="00424BE3"/>
    <w:rsid w:val="00425331"/>
    <w:rsid w:val="004253A1"/>
    <w:rsid w:val="00425B8F"/>
    <w:rsid w:val="004260BA"/>
    <w:rsid w:val="004262CA"/>
    <w:rsid w:val="00426A39"/>
    <w:rsid w:val="00427138"/>
    <w:rsid w:val="0042717C"/>
    <w:rsid w:val="004271B4"/>
    <w:rsid w:val="0042760D"/>
    <w:rsid w:val="00427A10"/>
    <w:rsid w:val="00427C67"/>
    <w:rsid w:val="004302D4"/>
    <w:rsid w:val="004306C2"/>
    <w:rsid w:val="00430EB8"/>
    <w:rsid w:val="0043115A"/>
    <w:rsid w:val="0043130E"/>
    <w:rsid w:val="00431678"/>
    <w:rsid w:val="00431943"/>
    <w:rsid w:val="00431C2B"/>
    <w:rsid w:val="00431F44"/>
    <w:rsid w:val="0043239D"/>
    <w:rsid w:val="00432AB7"/>
    <w:rsid w:val="00432F92"/>
    <w:rsid w:val="0043367F"/>
    <w:rsid w:val="00434199"/>
    <w:rsid w:val="004343EB"/>
    <w:rsid w:val="00434CB5"/>
    <w:rsid w:val="00434E20"/>
    <w:rsid w:val="00435AAF"/>
    <w:rsid w:val="00435F89"/>
    <w:rsid w:val="004364AB"/>
    <w:rsid w:val="004367AB"/>
    <w:rsid w:val="00437CC3"/>
    <w:rsid w:val="00440B0F"/>
    <w:rsid w:val="00441EC2"/>
    <w:rsid w:val="0044274B"/>
    <w:rsid w:val="0044298C"/>
    <w:rsid w:val="00442AA3"/>
    <w:rsid w:val="00442C8B"/>
    <w:rsid w:val="00442D1F"/>
    <w:rsid w:val="00443EE2"/>
    <w:rsid w:val="00443F1B"/>
    <w:rsid w:val="0044446B"/>
    <w:rsid w:val="004444FB"/>
    <w:rsid w:val="0044494A"/>
    <w:rsid w:val="00444CEE"/>
    <w:rsid w:val="00444D1A"/>
    <w:rsid w:val="00444E8C"/>
    <w:rsid w:val="0044527B"/>
    <w:rsid w:val="004460E7"/>
    <w:rsid w:val="00446490"/>
    <w:rsid w:val="0044659A"/>
    <w:rsid w:val="00446B78"/>
    <w:rsid w:val="00447208"/>
    <w:rsid w:val="00447C08"/>
    <w:rsid w:val="004502EA"/>
    <w:rsid w:val="00450517"/>
    <w:rsid w:val="0045078C"/>
    <w:rsid w:val="004508D1"/>
    <w:rsid w:val="00450942"/>
    <w:rsid w:val="00450E2B"/>
    <w:rsid w:val="0045104E"/>
    <w:rsid w:val="00451310"/>
    <w:rsid w:val="0045146D"/>
    <w:rsid w:val="00451684"/>
    <w:rsid w:val="0045186B"/>
    <w:rsid w:val="00451B01"/>
    <w:rsid w:val="00451C7B"/>
    <w:rsid w:val="00451C93"/>
    <w:rsid w:val="00451F4B"/>
    <w:rsid w:val="00452056"/>
    <w:rsid w:val="0045208A"/>
    <w:rsid w:val="00452355"/>
    <w:rsid w:val="004523F5"/>
    <w:rsid w:val="00452B9C"/>
    <w:rsid w:val="00452F65"/>
    <w:rsid w:val="00453010"/>
    <w:rsid w:val="0045304F"/>
    <w:rsid w:val="0045314B"/>
    <w:rsid w:val="004531D2"/>
    <w:rsid w:val="0045364E"/>
    <w:rsid w:val="0045462A"/>
    <w:rsid w:val="0045476F"/>
    <w:rsid w:val="00454FDD"/>
    <w:rsid w:val="00455063"/>
    <w:rsid w:val="004554F1"/>
    <w:rsid w:val="00455520"/>
    <w:rsid w:val="00455825"/>
    <w:rsid w:val="00455882"/>
    <w:rsid w:val="00456A68"/>
    <w:rsid w:val="00456D7D"/>
    <w:rsid w:val="00457009"/>
    <w:rsid w:val="004574BD"/>
    <w:rsid w:val="00460117"/>
    <w:rsid w:val="00460A9E"/>
    <w:rsid w:val="00461A02"/>
    <w:rsid w:val="0046246B"/>
    <w:rsid w:val="00462AE1"/>
    <w:rsid w:val="00462F4C"/>
    <w:rsid w:val="004630C7"/>
    <w:rsid w:val="0046341D"/>
    <w:rsid w:val="00464335"/>
    <w:rsid w:val="0046478D"/>
    <w:rsid w:val="00465059"/>
    <w:rsid w:val="004657D6"/>
    <w:rsid w:val="004658E4"/>
    <w:rsid w:val="00465BB2"/>
    <w:rsid w:val="004663A3"/>
    <w:rsid w:val="00466693"/>
    <w:rsid w:val="00466D9E"/>
    <w:rsid w:val="004670D9"/>
    <w:rsid w:val="004679B5"/>
    <w:rsid w:val="00467D01"/>
    <w:rsid w:val="00470338"/>
    <w:rsid w:val="00472660"/>
    <w:rsid w:val="0047283A"/>
    <w:rsid w:val="00472BFB"/>
    <w:rsid w:val="004735BD"/>
    <w:rsid w:val="004737DF"/>
    <w:rsid w:val="0047411C"/>
    <w:rsid w:val="004744D4"/>
    <w:rsid w:val="0047475A"/>
    <w:rsid w:val="00474B6B"/>
    <w:rsid w:val="00474C94"/>
    <w:rsid w:val="00474DCC"/>
    <w:rsid w:val="004750CD"/>
    <w:rsid w:val="004755AB"/>
    <w:rsid w:val="00475839"/>
    <w:rsid w:val="00477061"/>
    <w:rsid w:val="00477196"/>
    <w:rsid w:val="00477496"/>
    <w:rsid w:val="00477B74"/>
    <w:rsid w:val="00477C33"/>
    <w:rsid w:val="00477D7E"/>
    <w:rsid w:val="00477DB8"/>
    <w:rsid w:val="00480EC5"/>
    <w:rsid w:val="00480FE8"/>
    <w:rsid w:val="00481578"/>
    <w:rsid w:val="004816F3"/>
    <w:rsid w:val="00481E9E"/>
    <w:rsid w:val="004829B7"/>
    <w:rsid w:val="00482D7F"/>
    <w:rsid w:val="0048317E"/>
    <w:rsid w:val="004833D6"/>
    <w:rsid w:val="004835FB"/>
    <w:rsid w:val="004840A7"/>
    <w:rsid w:val="0048426F"/>
    <w:rsid w:val="00484550"/>
    <w:rsid w:val="004847A6"/>
    <w:rsid w:val="00484F35"/>
    <w:rsid w:val="00484FBB"/>
    <w:rsid w:val="00485110"/>
    <w:rsid w:val="00485612"/>
    <w:rsid w:val="00485A36"/>
    <w:rsid w:val="00485C88"/>
    <w:rsid w:val="00485FED"/>
    <w:rsid w:val="00486049"/>
    <w:rsid w:val="004861F1"/>
    <w:rsid w:val="004862A3"/>
    <w:rsid w:val="0048638A"/>
    <w:rsid w:val="004868C6"/>
    <w:rsid w:val="00486CCA"/>
    <w:rsid w:val="00486CE8"/>
    <w:rsid w:val="004876FB"/>
    <w:rsid w:val="0049021A"/>
    <w:rsid w:val="00490DAF"/>
    <w:rsid w:val="00491A87"/>
    <w:rsid w:val="004923D1"/>
    <w:rsid w:val="00492E2F"/>
    <w:rsid w:val="00493560"/>
    <w:rsid w:val="00494328"/>
    <w:rsid w:val="00494739"/>
    <w:rsid w:val="00494E79"/>
    <w:rsid w:val="00495E24"/>
    <w:rsid w:val="004961D4"/>
    <w:rsid w:val="004965A9"/>
    <w:rsid w:val="00496655"/>
    <w:rsid w:val="0049669C"/>
    <w:rsid w:val="00496EF5"/>
    <w:rsid w:val="004973A2"/>
    <w:rsid w:val="004974DD"/>
    <w:rsid w:val="004975CC"/>
    <w:rsid w:val="004A0487"/>
    <w:rsid w:val="004A0983"/>
    <w:rsid w:val="004A0BE5"/>
    <w:rsid w:val="004A0CC5"/>
    <w:rsid w:val="004A11EB"/>
    <w:rsid w:val="004A1AD7"/>
    <w:rsid w:val="004A255B"/>
    <w:rsid w:val="004A2950"/>
    <w:rsid w:val="004A2D15"/>
    <w:rsid w:val="004A3323"/>
    <w:rsid w:val="004A3711"/>
    <w:rsid w:val="004A3739"/>
    <w:rsid w:val="004A384D"/>
    <w:rsid w:val="004A585F"/>
    <w:rsid w:val="004A6268"/>
    <w:rsid w:val="004A6D95"/>
    <w:rsid w:val="004A79E1"/>
    <w:rsid w:val="004A7C30"/>
    <w:rsid w:val="004A7DAC"/>
    <w:rsid w:val="004B07B6"/>
    <w:rsid w:val="004B0AFA"/>
    <w:rsid w:val="004B0B98"/>
    <w:rsid w:val="004B0BC5"/>
    <w:rsid w:val="004B1166"/>
    <w:rsid w:val="004B183C"/>
    <w:rsid w:val="004B2119"/>
    <w:rsid w:val="004B22B4"/>
    <w:rsid w:val="004B2937"/>
    <w:rsid w:val="004B30EC"/>
    <w:rsid w:val="004B3E18"/>
    <w:rsid w:val="004B41DA"/>
    <w:rsid w:val="004B49F4"/>
    <w:rsid w:val="004B4D58"/>
    <w:rsid w:val="004B591A"/>
    <w:rsid w:val="004B5FF8"/>
    <w:rsid w:val="004B6970"/>
    <w:rsid w:val="004B7209"/>
    <w:rsid w:val="004B7760"/>
    <w:rsid w:val="004B7CD6"/>
    <w:rsid w:val="004C0388"/>
    <w:rsid w:val="004C0661"/>
    <w:rsid w:val="004C075C"/>
    <w:rsid w:val="004C11E0"/>
    <w:rsid w:val="004C1246"/>
    <w:rsid w:val="004C1F7B"/>
    <w:rsid w:val="004C20A0"/>
    <w:rsid w:val="004C21EF"/>
    <w:rsid w:val="004C2374"/>
    <w:rsid w:val="004C2CC2"/>
    <w:rsid w:val="004C2F74"/>
    <w:rsid w:val="004C335B"/>
    <w:rsid w:val="004C356A"/>
    <w:rsid w:val="004C357E"/>
    <w:rsid w:val="004C3E3D"/>
    <w:rsid w:val="004C5B4B"/>
    <w:rsid w:val="004C6C1D"/>
    <w:rsid w:val="004C6C7B"/>
    <w:rsid w:val="004C726B"/>
    <w:rsid w:val="004C7C0D"/>
    <w:rsid w:val="004C7DC6"/>
    <w:rsid w:val="004C7EF3"/>
    <w:rsid w:val="004D09D8"/>
    <w:rsid w:val="004D136C"/>
    <w:rsid w:val="004D1983"/>
    <w:rsid w:val="004D1B0F"/>
    <w:rsid w:val="004D1CDF"/>
    <w:rsid w:val="004D2770"/>
    <w:rsid w:val="004D2AC9"/>
    <w:rsid w:val="004D2BF5"/>
    <w:rsid w:val="004D3028"/>
    <w:rsid w:val="004D3103"/>
    <w:rsid w:val="004D31F0"/>
    <w:rsid w:val="004D3691"/>
    <w:rsid w:val="004D48B0"/>
    <w:rsid w:val="004D49AC"/>
    <w:rsid w:val="004D4B9A"/>
    <w:rsid w:val="004D4E3B"/>
    <w:rsid w:val="004D511A"/>
    <w:rsid w:val="004D587D"/>
    <w:rsid w:val="004D5B57"/>
    <w:rsid w:val="004D5FFA"/>
    <w:rsid w:val="004D70A1"/>
    <w:rsid w:val="004D751F"/>
    <w:rsid w:val="004D7562"/>
    <w:rsid w:val="004E0551"/>
    <w:rsid w:val="004E0BEB"/>
    <w:rsid w:val="004E1BDF"/>
    <w:rsid w:val="004E1F81"/>
    <w:rsid w:val="004E298B"/>
    <w:rsid w:val="004E2C38"/>
    <w:rsid w:val="004E2CCF"/>
    <w:rsid w:val="004E2DA4"/>
    <w:rsid w:val="004E2DCE"/>
    <w:rsid w:val="004E3469"/>
    <w:rsid w:val="004E39F5"/>
    <w:rsid w:val="004E3B3D"/>
    <w:rsid w:val="004E3E46"/>
    <w:rsid w:val="004E3E91"/>
    <w:rsid w:val="004E4964"/>
    <w:rsid w:val="004E4C15"/>
    <w:rsid w:val="004E5BA0"/>
    <w:rsid w:val="004E6040"/>
    <w:rsid w:val="004E60BD"/>
    <w:rsid w:val="004E64F3"/>
    <w:rsid w:val="004E6C91"/>
    <w:rsid w:val="004E6E10"/>
    <w:rsid w:val="004E71DE"/>
    <w:rsid w:val="004E759F"/>
    <w:rsid w:val="004F0F17"/>
    <w:rsid w:val="004F1933"/>
    <w:rsid w:val="004F1C43"/>
    <w:rsid w:val="004F1D48"/>
    <w:rsid w:val="004F21A9"/>
    <w:rsid w:val="004F2275"/>
    <w:rsid w:val="004F2596"/>
    <w:rsid w:val="004F2A79"/>
    <w:rsid w:val="004F2AE5"/>
    <w:rsid w:val="004F2E35"/>
    <w:rsid w:val="004F2EA1"/>
    <w:rsid w:val="004F3A37"/>
    <w:rsid w:val="004F3F11"/>
    <w:rsid w:val="004F488D"/>
    <w:rsid w:val="004F4C26"/>
    <w:rsid w:val="004F622C"/>
    <w:rsid w:val="004F658B"/>
    <w:rsid w:val="004F6672"/>
    <w:rsid w:val="004F6968"/>
    <w:rsid w:val="004F6A86"/>
    <w:rsid w:val="004F73E1"/>
    <w:rsid w:val="004F7666"/>
    <w:rsid w:val="0050070A"/>
    <w:rsid w:val="00500B9A"/>
    <w:rsid w:val="00500DC6"/>
    <w:rsid w:val="00501809"/>
    <w:rsid w:val="00502041"/>
    <w:rsid w:val="005023AB"/>
    <w:rsid w:val="0050330B"/>
    <w:rsid w:val="00503371"/>
    <w:rsid w:val="005037C3"/>
    <w:rsid w:val="00503831"/>
    <w:rsid w:val="005038D3"/>
    <w:rsid w:val="005045C6"/>
    <w:rsid w:val="00504A80"/>
    <w:rsid w:val="0050509E"/>
    <w:rsid w:val="00505168"/>
    <w:rsid w:val="0050572F"/>
    <w:rsid w:val="005064D5"/>
    <w:rsid w:val="00506795"/>
    <w:rsid w:val="0050706A"/>
    <w:rsid w:val="0050726E"/>
    <w:rsid w:val="00507985"/>
    <w:rsid w:val="00507C63"/>
    <w:rsid w:val="00510822"/>
    <w:rsid w:val="0051089A"/>
    <w:rsid w:val="00511BBF"/>
    <w:rsid w:val="00511DF3"/>
    <w:rsid w:val="0051272A"/>
    <w:rsid w:val="005129C2"/>
    <w:rsid w:val="00512B1A"/>
    <w:rsid w:val="0051332B"/>
    <w:rsid w:val="00513A23"/>
    <w:rsid w:val="00513D06"/>
    <w:rsid w:val="005141A8"/>
    <w:rsid w:val="005152F5"/>
    <w:rsid w:val="005158C8"/>
    <w:rsid w:val="00515996"/>
    <w:rsid w:val="005166A4"/>
    <w:rsid w:val="005166FB"/>
    <w:rsid w:val="00516793"/>
    <w:rsid w:val="00516B22"/>
    <w:rsid w:val="00516CD9"/>
    <w:rsid w:val="00517FC4"/>
    <w:rsid w:val="00520234"/>
    <w:rsid w:val="00520B6A"/>
    <w:rsid w:val="0052102F"/>
    <w:rsid w:val="00521605"/>
    <w:rsid w:val="005224B6"/>
    <w:rsid w:val="00522B8F"/>
    <w:rsid w:val="00522C90"/>
    <w:rsid w:val="0052314B"/>
    <w:rsid w:val="0052362B"/>
    <w:rsid w:val="0052368A"/>
    <w:rsid w:val="00523830"/>
    <w:rsid w:val="00524201"/>
    <w:rsid w:val="005242DE"/>
    <w:rsid w:val="005244C5"/>
    <w:rsid w:val="0052558A"/>
    <w:rsid w:val="00526B5C"/>
    <w:rsid w:val="00526ED4"/>
    <w:rsid w:val="00527DAA"/>
    <w:rsid w:val="00530897"/>
    <w:rsid w:val="005309BA"/>
    <w:rsid w:val="00530FF1"/>
    <w:rsid w:val="005310BA"/>
    <w:rsid w:val="005312AA"/>
    <w:rsid w:val="0053142B"/>
    <w:rsid w:val="00531753"/>
    <w:rsid w:val="005334F0"/>
    <w:rsid w:val="005349D9"/>
    <w:rsid w:val="00534B6A"/>
    <w:rsid w:val="00535957"/>
    <w:rsid w:val="0053691D"/>
    <w:rsid w:val="00536993"/>
    <w:rsid w:val="00536A56"/>
    <w:rsid w:val="00536BC5"/>
    <w:rsid w:val="00536EED"/>
    <w:rsid w:val="005376C2"/>
    <w:rsid w:val="00537968"/>
    <w:rsid w:val="00537EE4"/>
    <w:rsid w:val="00537F72"/>
    <w:rsid w:val="0054008E"/>
    <w:rsid w:val="00540480"/>
    <w:rsid w:val="00540A11"/>
    <w:rsid w:val="00541B7A"/>
    <w:rsid w:val="00541EB7"/>
    <w:rsid w:val="00542292"/>
    <w:rsid w:val="00542565"/>
    <w:rsid w:val="00543180"/>
    <w:rsid w:val="005431ED"/>
    <w:rsid w:val="00543BE5"/>
    <w:rsid w:val="00544242"/>
    <w:rsid w:val="00544AAF"/>
    <w:rsid w:val="0054519B"/>
    <w:rsid w:val="005452EC"/>
    <w:rsid w:val="005457E4"/>
    <w:rsid w:val="0054617C"/>
    <w:rsid w:val="00546A8B"/>
    <w:rsid w:val="00546C76"/>
    <w:rsid w:val="00546E22"/>
    <w:rsid w:val="00547BBA"/>
    <w:rsid w:val="00547C90"/>
    <w:rsid w:val="00551155"/>
    <w:rsid w:val="005512D3"/>
    <w:rsid w:val="0055177A"/>
    <w:rsid w:val="005525F0"/>
    <w:rsid w:val="00552870"/>
    <w:rsid w:val="00552C0B"/>
    <w:rsid w:val="00552D6C"/>
    <w:rsid w:val="00553573"/>
    <w:rsid w:val="0055365F"/>
    <w:rsid w:val="0055384E"/>
    <w:rsid w:val="00553AB5"/>
    <w:rsid w:val="00553C69"/>
    <w:rsid w:val="00553FE8"/>
    <w:rsid w:val="005549E0"/>
    <w:rsid w:val="00554A80"/>
    <w:rsid w:val="00555734"/>
    <w:rsid w:val="005557E7"/>
    <w:rsid w:val="00555B59"/>
    <w:rsid w:val="00555B6D"/>
    <w:rsid w:val="00556BBC"/>
    <w:rsid w:val="005577F1"/>
    <w:rsid w:val="005602B9"/>
    <w:rsid w:val="00560555"/>
    <w:rsid w:val="00560875"/>
    <w:rsid w:val="00560A66"/>
    <w:rsid w:val="00560E1C"/>
    <w:rsid w:val="00561120"/>
    <w:rsid w:val="005612C2"/>
    <w:rsid w:val="005613F9"/>
    <w:rsid w:val="00561469"/>
    <w:rsid w:val="00562F9F"/>
    <w:rsid w:val="00563015"/>
    <w:rsid w:val="00563314"/>
    <w:rsid w:val="005639DC"/>
    <w:rsid w:val="005639FF"/>
    <w:rsid w:val="00565664"/>
    <w:rsid w:val="00565AB8"/>
    <w:rsid w:val="005666BB"/>
    <w:rsid w:val="00567213"/>
    <w:rsid w:val="005678B9"/>
    <w:rsid w:val="00570463"/>
    <w:rsid w:val="0057094D"/>
    <w:rsid w:val="00571A05"/>
    <w:rsid w:val="00571C4F"/>
    <w:rsid w:val="00571EAC"/>
    <w:rsid w:val="00571FFF"/>
    <w:rsid w:val="005721B0"/>
    <w:rsid w:val="005725A5"/>
    <w:rsid w:val="00572F88"/>
    <w:rsid w:val="005730FE"/>
    <w:rsid w:val="00573707"/>
    <w:rsid w:val="00574661"/>
    <w:rsid w:val="00574D46"/>
    <w:rsid w:val="00574EFD"/>
    <w:rsid w:val="005751FB"/>
    <w:rsid w:val="0057560E"/>
    <w:rsid w:val="00575AB3"/>
    <w:rsid w:val="00575ADD"/>
    <w:rsid w:val="00575B03"/>
    <w:rsid w:val="00576D0B"/>
    <w:rsid w:val="00576E8D"/>
    <w:rsid w:val="00577EF0"/>
    <w:rsid w:val="00577FD3"/>
    <w:rsid w:val="00580783"/>
    <w:rsid w:val="00580CDD"/>
    <w:rsid w:val="0058109B"/>
    <w:rsid w:val="005815A2"/>
    <w:rsid w:val="005819C0"/>
    <w:rsid w:val="005831C2"/>
    <w:rsid w:val="00583360"/>
    <w:rsid w:val="00583AC8"/>
    <w:rsid w:val="00583B22"/>
    <w:rsid w:val="00583B67"/>
    <w:rsid w:val="00583C42"/>
    <w:rsid w:val="00583D6B"/>
    <w:rsid w:val="005849C9"/>
    <w:rsid w:val="00584BC7"/>
    <w:rsid w:val="00584C8E"/>
    <w:rsid w:val="00585072"/>
    <w:rsid w:val="005852C3"/>
    <w:rsid w:val="00585795"/>
    <w:rsid w:val="005858C7"/>
    <w:rsid w:val="005859F5"/>
    <w:rsid w:val="00585E17"/>
    <w:rsid w:val="00585EA7"/>
    <w:rsid w:val="0058643D"/>
    <w:rsid w:val="005868C2"/>
    <w:rsid w:val="005868CB"/>
    <w:rsid w:val="00586CCE"/>
    <w:rsid w:val="00587B23"/>
    <w:rsid w:val="005901ED"/>
    <w:rsid w:val="00591843"/>
    <w:rsid w:val="00591A55"/>
    <w:rsid w:val="00591D66"/>
    <w:rsid w:val="00591E2E"/>
    <w:rsid w:val="00592194"/>
    <w:rsid w:val="00592BE4"/>
    <w:rsid w:val="005933CB"/>
    <w:rsid w:val="005934CA"/>
    <w:rsid w:val="005934E2"/>
    <w:rsid w:val="005938F3"/>
    <w:rsid w:val="00593AEB"/>
    <w:rsid w:val="00593AF6"/>
    <w:rsid w:val="00593DDF"/>
    <w:rsid w:val="005941A1"/>
    <w:rsid w:val="00594447"/>
    <w:rsid w:val="005945AA"/>
    <w:rsid w:val="005946B1"/>
    <w:rsid w:val="00594E9D"/>
    <w:rsid w:val="0059535E"/>
    <w:rsid w:val="00595778"/>
    <w:rsid w:val="00596381"/>
    <w:rsid w:val="00596B60"/>
    <w:rsid w:val="00596BC2"/>
    <w:rsid w:val="00596BDE"/>
    <w:rsid w:val="00596F3C"/>
    <w:rsid w:val="00596F7B"/>
    <w:rsid w:val="005A12FC"/>
    <w:rsid w:val="005A1BCC"/>
    <w:rsid w:val="005A1CDF"/>
    <w:rsid w:val="005A208F"/>
    <w:rsid w:val="005A21ED"/>
    <w:rsid w:val="005A29C1"/>
    <w:rsid w:val="005A2E16"/>
    <w:rsid w:val="005A2E9A"/>
    <w:rsid w:val="005A2EDE"/>
    <w:rsid w:val="005A3525"/>
    <w:rsid w:val="005A3BB0"/>
    <w:rsid w:val="005A3F4A"/>
    <w:rsid w:val="005A41D9"/>
    <w:rsid w:val="005A4D80"/>
    <w:rsid w:val="005A4E94"/>
    <w:rsid w:val="005A557F"/>
    <w:rsid w:val="005A6548"/>
    <w:rsid w:val="005A66DD"/>
    <w:rsid w:val="005A6E8C"/>
    <w:rsid w:val="005A742E"/>
    <w:rsid w:val="005A782E"/>
    <w:rsid w:val="005A7BE0"/>
    <w:rsid w:val="005A7ECE"/>
    <w:rsid w:val="005B02F6"/>
    <w:rsid w:val="005B04E4"/>
    <w:rsid w:val="005B054C"/>
    <w:rsid w:val="005B08D9"/>
    <w:rsid w:val="005B0B58"/>
    <w:rsid w:val="005B0D63"/>
    <w:rsid w:val="005B1C07"/>
    <w:rsid w:val="005B1FA5"/>
    <w:rsid w:val="005B2248"/>
    <w:rsid w:val="005B2A17"/>
    <w:rsid w:val="005B2B73"/>
    <w:rsid w:val="005B2EAF"/>
    <w:rsid w:val="005B30A6"/>
    <w:rsid w:val="005B3C30"/>
    <w:rsid w:val="005B3EE9"/>
    <w:rsid w:val="005B432C"/>
    <w:rsid w:val="005B43F3"/>
    <w:rsid w:val="005B4CA5"/>
    <w:rsid w:val="005B4E77"/>
    <w:rsid w:val="005B640C"/>
    <w:rsid w:val="005B6EC2"/>
    <w:rsid w:val="005B7155"/>
    <w:rsid w:val="005B7920"/>
    <w:rsid w:val="005B799D"/>
    <w:rsid w:val="005C0325"/>
    <w:rsid w:val="005C04FE"/>
    <w:rsid w:val="005C07F8"/>
    <w:rsid w:val="005C09FF"/>
    <w:rsid w:val="005C0AFC"/>
    <w:rsid w:val="005C0C8F"/>
    <w:rsid w:val="005C1346"/>
    <w:rsid w:val="005C172F"/>
    <w:rsid w:val="005C2207"/>
    <w:rsid w:val="005C2320"/>
    <w:rsid w:val="005C2455"/>
    <w:rsid w:val="005C25BA"/>
    <w:rsid w:val="005C2890"/>
    <w:rsid w:val="005C2988"/>
    <w:rsid w:val="005C3663"/>
    <w:rsid w:val="005C43D2"/>
    <w:rsid w:val="005C473F"/>
    <w:rsid w:val="005C4975"/>
    <w:rsid w:val="005C4C03"/>
    <w:rsid w:val="005C4F9A"/>
    <w:rsid w:val="005C51F6"/>
    <w:rsid w:val="005C548B"/>
    <w:rsid w:val="005C5628"/>
    <w:rsid w:val="005C571B"/>
    <w:rsid w:val="005C5A75"/>
    <w:rsid w:val="005C5E52"/>
    <w:rsid w:val="005C5E74"/>
    <w:rsid w:val="005C5E99"/>
    <w:rsid w:val="005C610F"/>
    <w:rsid w:val="005C7203"/>
    <w:rsid w:val="005C754A"/>
    <w:rsid w:val="005D0307"/>
    <w:rsid w:val="005D0326"/>
    <w:rsid w:val="005D0665"/>
    <w:rsid w:val="005D067B"/>
    <w:rsid w:val="005D14ED"/>
    <w:rsid w:val="005D2282"/>
    <w:rsid w:val="005D2A39"/>
    <w:rsid w:val="005D3B59"/>
    <w:rsid w:val="005D3B98"/>
    <w:rsid w:val="005D4011"/>
    <w:rsid w:val="005D457F"/>
    <w:rsid w:val="005D4636"/>
    <w:rsid w:val="005D5766"/>
    <w:rsid w:val="005D5E43"/>
    <w:rsid w:val="005D5EF7"/>
    <w:rsid w:val="005D60A4"/>
    <w:rsid w:val="005D64A7"/>
    <w:rsid w:val="005D69EA"/>
    <w:rsid w:val="005D6AF1"/>
    <w:rsid w:val="005D6E8B"/>
    <w:rsid w:val="005D6FF4"/>
    <w:rsid w:val="005D762A"/>
    <w:rsid w:val="005D7755"/>
    <w:rsid w:val="005D7ACD"/>
    <w:rsid w:val="005E110F"/>
    <w:rsid w:val="005E15FD"/>
    <w:rsid w:val="005E1B89"/>
    <w:rsid w:val="005E1FF6"/>
    <w:rsid w:val="005E2231"/>
    <w:rsid w:val="005E23AB"/>
    <w:rsid w:val="005E25CB"/>
    <w:rsid w:val="005E2825"/>
    <w:rsid w:val="005E29A1"/>
    <w:rsid w:val="005E2AC4"/>
    <w:rsid w:val="005E349A"/>
    <w:rsid w:val="005E3810"/>
    <w:rsid w:val="005E3EF6"/>
    <w:rsid w:val="005E43F6"/>
    <w:rsid w:val="005E4A2D"/>
    <w:rsid w:val="005E4D15"/>
    <w:rsid w:val="005E63D7"/>
    <w:rsid w:val="005E6576"/>
    <w:rsid w:val="005E6746"/>
    <w:rsid w:val="005E6964"/>
    <w:rsid w:val="005E6D79"/>
    <w:rsid w:val="005E6E95"/>
    <w:rsid w:val="005E71E9"/>
    <w:rsid w:val="005E75D2"/>
    <w:rsid w:val="005E7BFB"/>
    <w:rsid w:val="005F0D2A"/>
    <w:rsid w:val="005F10DC"/>
    <w:rsid w:val="005F1933"/>
    <w:rsid w:val="005F19B4"/>
    <w:rsid w:val="005F1EA4"/>
    <w:rsid w:val="005F1FCB"/>
    <w:rsid w:val="005F2245"/>
    <w:rsid w:val="005F2729"/>
    <w:rsid w:val="005F2DFB"/>
    <w:rsid w:val="005F2F8E"/>
    <w:rsid w:val="005F31DC"/>
    <w:rsid w:val="005F33AF"/>
    <w:rsid w:val="005F33E5"/>
    <w:rsid w:val="005F3665"/>
    <w:rsid w:val="005F382B"/>
    <w:rsid w:val="005F3B00"/>
    <w:rsid w:val="005F3ECF"/>
    <w:rsid w:val="005F4347"/>
    <w:rsid w:val="005F487C"/>
    <w:rsid w:val="005F4B72"/>
    <w:rsid w:val="005F4EDD"/>
    <w:rsid w:val="005F525E"/>
    <w:rsid w:val="005F598A"/>
    <w:rsid w:val="005F59B3"/>
    <w:rsid w:val="005F7B2F"/>
    <w:rsid w:val="005F7D55"/>
    <w:rsid w:val="005F7DC5"/>
    <w:rsid w:val="006003FC"/>
    <w:rsid w:val="00600802"/>
    <w:rsid w:val="00600B17"/>
    <w:rsid w:val="00600B50"/>
    <w:rsid w:val="006010DE"/>
    <w:rsid w:val="00601535"/>
    <w:rsid w:val="00601C54"/>
    <w:rsid w:val="00601E0E"/>
    <w:rsid w:val="00601FCE"/>
    <w:rsid w:val="00601FF2"/>
    <w:rsid w:val="0060200F"/>
    <w:rsid w:val="00602469"/>
    <w:rsid w:val="00602573"/>
    <w:rsid w:val="00603231"/>
    <w:rsid w:val="0060346C"/>
    <w:rsid w:val="00603DEF"/>
    <w:rsid w:val="00604981"/>
    <w:rsid w:val="006049C8"/>
    <w:rsid w:val="006049F9"/>
    <w:rsid w:val="006050DB"/>
    <w:rsid w:val="00605108"/>
    <w:rsid w:val="006053EC"/>
    <w:rsid w:val="00605ACD"/>
    <w:rsid w:val="00606192"/>
    <w:rsid w:val="00606AC0"/>
    <w:rsid w:val="0060758E"/>
    <w:rsid w:val="006075A8"/>
    <w:rsid w:val="00607607"/>
    <w:rsid w:val="006077B4"/>
    <w:rsid w:val="0061044D"/>
    <w:rsid w:val="006104DC"/>
    <w:rsid w:val="00610680"/>
    <w:rsid w:val="00610AA5"/>
    <w:rsid w:val="00610D73"/>
    <w:rsid w:val="00610F5A"/>
    <w:rsid w:val="006111D6"/>
    <w:rsid w:val="00611B46"/>
    <w:rsid w:val="00611FE2"/>
    <w:rsid w:val="0061207B"/>
    <w:rsid w:val="00612DB8"/>
    <w:rsid w:val="00613189"/>
    <w:rsid w:val="0061351F"/>
    <w:rsid w:val="00613622"/>
    <w:rsid w:val="006136E1"/>
    <w:rsid w:val="00613FF3"/>
    <w:rsid w:val="00614833"/>
    <w:rsid w:val="00614B14"/>
    <w:rsid w:val="006156D2"/>
    <w:rsid w:val="0061602E"/>
    <w:rsid w:val="006165C9"/>
    <w:rsid w:val="00616EB1"/>
    <w:rsid w:val="00617806"/>
    <w:rsid w:val="00617ED7"/>
    <w:rsid w:val="00617FC9"/>
    <w:rsid w:val="00620377"/>
    <w:rsid w:val="0062103F"/>
    <w:rsid w:val="0062181A"/>
    <w:rsid w:val="00621E39"/>
    <w:rsid w:val="0062201D"/>
    <w:rsid w:val="0062247A"/>
    <w:rsid w:val="006227CA"/>
    <w:rsid w:val="00622999"/>
    <w:rsid w:val="00622B91"/>
    <w:rsid w:val="00622DC3"/>
    <w:rsid w:val="00622E17"/>
    <w:rsid w:val="0062428B"/>
    <w:rsid w:val="00624B83"/>
    <w:rsid w:val="00624D03"/>
    <w:rsid w:val="0062586C"/>
    <w:rsid w:val="00625AB9"/>
    <w:rsid w:val="00626327"/>
    <w:rsid w:val="0062645E"/>
    <w:rsid w:val="00626C54"/>
    <w:rsid w:val="006270C7"/>
    <w:rsid w:val="006273C3"/>
    <w:rsid w:val="00627476"/>
    <w:rsid w:val="006274AD"/>
    <w:rsid w:val="00627B17"/>
    <w:rsid w:val="00627F9E"/>
    <w:rsid w:val="0063081B"/>
    <w:rsid w:val="00630C95"/>
    <w:rsid w:val="00631278"/>
    <w:rsid w:val="006317A5"/>
    <w:rsid w:val="00631D36"/>
    <w:rsid w:val="006321DE"/>
    <w:rsid w:val="00633509"/>
    <w:rsid w:val="0063367A"/>
    <w:rsid w:val="00633CBA"/>
    <w:rsid w:val="00635435"/>
    <w:rsid w:val="00635768"/>
    <w:rsid w:val="006359FE"/>
    <w:rsid w:val="0063647B"/>
    <w:rsid w:val="00636C32"/>
    <w:rsid w:val="00637135"/>
    <w:rsid w:val="006371F9"/>
    <w:rsid w:val="00637A2E"/>
    <w:rsid w:val="00637E14"/>
    <w:rsid w:val="00640201"/>
    <w:rsid w:val="006406E7"/>
    <w:rsid w:val="006408DC"/>
    <w:rsid w:val="00640AFE"/>
    <w:rsid w:val="00640E41"/>
    <w:rsid w:val="00640EA1"/>
    <w:rsid w:val="00641172"/>
    <w:rsid w:val="006413E7"/>
    <w:rsid w:val="0064160B"/>
    <w:rsid w:val="00641AB8"/>
    <w:rsid w:val="00642700"/>
    <w:rsid w:val="00642EAC"/>
    <w:rsid w:val="00642EC6"/>
    <w:rsid w:val="0064339F"/>
    <w:rsid w:val="00643BCF"/>
    <w:rsid w:val="00643EAE"/>
    <w:rsid w:val="006444E5"/>
    <w:rsid w:val="00644CC4"/>
    <w:rsid w:val="00645591"/>
    <w:rsid w:val="00645938"/>
    <w:rsid w:val="0064610D"/>
    <w:rsid w:val="00646A66"/>
    <w:rsid w:val="006471DB"/>
    <w:rsid w:val="00647911"/>
    <w:rsid w:val="00647C65"/>
    <w:rsid w:val="00650BB1"/>
    <w:rsid w:val="00650D89"/>
    <w:rsid w:val="00650E09"/>
    <w:rsid w:val="006514CF"/>
    <w:rsid w:val="00651622"/>
    <w:rsid w:val="00651B85"/>
    <w:rsid w:val="0065217C"/>
    <w:rsid w:val="00652792"/>
    <w:rsid w:val="0065293A"/>
    <w:rsid w:val="006544B5"/>
    <w:rsid w:val="0065494A"/>
    <w:rsid w:val="00654DA1"/>
    <w:rsid w:val="00655920"/>
    <w:rsid w:val="0065594E"/>
    <w:rsid w:val="00655954"/>
    <w:rsid w:val="00656138"/>
    <w:rsid w:val="00656A4F"/>
    <w:rsid w:val="006573A2"/>
    <w:rsid w:val="00657481"/>
    <w:rsid w:val="00660980"/>
    <w:rsid w:val="006613D3"/>
    <w:rsid w:val="0066191A"/>
    <w:rsid w:val="00661BD3"/>
    <w:rsid w:val="006621D4"/>
    <w:rsid w:val="00662416"/>
    <w:rsid w:val="00662436"/>
    <w:rsid w:val="006628DE"/>
    <w:rsid w:val="006632E3"/>
    <w:rsid w:val="0066367A"/>
    <w:rsid w:val="00663C00"/>
    <w:rsid w:val="00663DB0"/>
    <w:rsid w:val="00663DC3"/>
    <w:rsid w:val="00664AC9"/>
    <w:rsid w:val="0066552D"/>
    <w:rsid w:val="00665B52"/>
    <w:rsid w:val="00666312"/>
    <w:rsid w:val="00666C2D"/>
    <w:rsid w:val="00666E7B"/>
    <w:rsid w:val="00667BDD"/>
    <w:rsid w:val="00670202"/>
    <w:rsid w:val="006707CE"/>
    <w:rsid w:val="00670940"/>
    <w:rsid w:val="00670D6C"/>
    <w:rsid w:val="00670E9B"/>
    <w:rsid w:val="006717FB"/>
    <w:rsid w:val="00671C05"/>
    <w:rsid w:val="006721F8"/>
    <w:rsid w:val="00672838"/>
    <w:rsid w:val="006728F8"/>
    <w:rsid w:val="00672C8F"/>
    <w:rsid w:val="00673035"/>
    <w:rsid w:val="0067333A"/>
    <w:rsid w:val="00673D17"/>
    <w:rsid w:val="00673F64"/>
    <w:rsid w:val="00674590"/>
    <w:rsid w:val="0067462C"/>
    <w:rsid w:val="00675688"/>
    <w:rsid w:val="00675690"/>
    <w:rsid w:val="006757DD"/>
    <w:rsid w:val="006757E2"/>
    <w:rsid w:val="00675DB0"/>
    <w:rsid w:val="00675E30"/>
    <w:rsid w:val="006767C8"/>
    <w:rsid w:val="00676C0D"/>
    <w:rsid w:val="00676FB7"/>
    <w:rsid w:val="006771A9"/>
    <w:rsid w:val="006775B5"/>
    <w:rsid w:val="0067778E"/>
    <w:rsid w:val="00677925"/>
    <w:rsid w:val="0068053C"/>
    <w:rsid w:val="0068080B"/>
    <w:rsid w:val="00680E1A"/>
    <w:rsid w:val="00681834"/>
    <w:rsid w:val="00682394"/>
    <w:rsid w:val="0068256F"/>
    <w:rsid w:val="00682705"/>
    <w:rsid w:val="006827AB"/>
    <w:rsid w:val="00682895"/>
    <w:rsid w:val="00682BCF"/>
    <w:rsid w:val="00682D87"/>
    <w:rsid w:val="0068359E"/>
    <w:rsid w:val="006835F3"/>
    <w:rsid w:val="00684042"/>
    <w:rsid w:val="0068448E"/>
    <w:rsid w:val="00684640"/>
    <w:rsid w:val="00684A98"/>
    <w:rsid w:val="00684AE0"/>
    <w:rsid w:val="00684CF4"/>
    <w:rsid w:val="00684D08"/>
    <w:rsid w:val="0068604F"/>
    <w:rsid w:val="00686692"/>
    <w:rsid w:val="00686D3C"/>
    <w:rsid w:val="00686EA6"/>
    <w:rsid w:val="00686EB7"/>
    <w:rsid w:val="006871C4"/>
    <w:rsid w:val="0068720C"/>
    <w:rsid w:val="00687256"/>
    <w:rsid w:val="006874A1"/>
    <w:rsid w:val="00690138"/>
    <w:rsid w:val="006903E4"/>
    <w:rsid w:val="00690DE6"/>
    <w:rsid w:val="00691268"/>
    <w:rsid w:val="00691658"/>
    <w:rsid w:val="006923C6"/>
    <w:rsid w:val="00694051"/>
    <w:rsid w:val="00694149"/>
    <w:rsid w:val="006942B6"/>
    <w:rsid w:val="0069432C"/>
    <w:rsid w:val="006947FB"/>
    <w:rsid w:val="00694C07"/>
    <w:rsid w:val="00694F17"/>
    <w:rsid w:val="0069520A"/>
    <w:rsid w:val="0069525D"/>
    <w:rsid w:val="006952EC"/>
    <w:rsid w:val="0069553D"/>
    <w:rsid w:val="00695D59"/>
    <w:rsid w:val="006961D6"/>
    <w:rsid w:val="00696748"/>
    <w:rsid w:val="006978EC"/>
    <w:rsid w:val="00697D68"/>
    <w:rsid w:val="006A0AE1"/>
    <w:rsid w:val="006A0F4D"/>
    <w:rsid w:val="006A1174"/>
    <w:rsid w:val="006A1713"/>
    <w:rsid w:val="006A194D"/>
    <w:rsid w:val="006A233D"/>
    <w:rsid w:val="006A2655"/>
    <w:rsid w:val="006A2BB2"/>
    <w:rsid w:val="006A443D"/>
    <w:rsid w:val="006A4CD4"/>
    <w:rsid w:val="006A521D"/>
    <w:rsid w:val="006A5382"/>
    <w:rsid w:val="006A5BF1"/>
    <w:rsid w:val="006A6459"/>
    <w:rsid w:val="006A6542"/>
    <w:rsid w:val="006A65CA"/>
    <w:rsid w:val="006A6D4B"/>
    <w:rsid w:val="006A6E43"/>
    <w:rsid w:val="006A71BB"/>
    <w:rsid w:val="006B01DA"/>
    <w:rsid w:val="006B0604"/>
    <w:rsid w:val="006B062B"/>
    <w:rsid w:val="006B0697"/>
    <w:rsid w:val="006B0E89"/>
    <w:rsid w:val="006B1314"/>
    <w:rsid w:val="006B142C"/>
    <w:rsid w:val="006B1780"/>
    <w:rsid w:val="006B2167"/>
    <w:rsid w:val="006B2266"/>
    <w:rsid w:val="006B2CA1"/>
    <w:rsid w:val="006B2DD9"/>
    <w:rsid w:val="006B2F48"/>
    <w:rsid w:val="006B36D8"/>
    <w:rsid w:val="006B3767"/>
    <w:rsid w:val="006B4492"/>
    <w:rsid w:val="006B5054"/>
    <w:rsid w:val="006B525C"/>
    <w:rsid w:val="006B57AD"/>
    <w:rsid w:val="006B5C54"/>
    <w:rsid w:val="006B6084"/>
    <w:rsid w:val="006B6613"/>
    <w:rsid w:val="006B72B7"/>
    <w:rsid w:val="006C042D"/>
    <w:rsid w:val="006C0FDA"/>
    <w:rsid w:val="006C1364"/>
    <w:rsid w:val="006C1A85"/>
    <w:rsid w:val="006C1EE4"/>
    <w:rsid w:val="006C26D4"/>
    <w:rsid w:val="006C275F"/>
    <w:rsid w:val="006C2DAF"/>
    <w:rsid w:val="006C31D1"/>
    <w:rsid w:val="006C3599"/>
    <w:rsid w:val="006C394D"/>
    <w:rsid w:val="006C39AD"/>
    <w:rsid w:val="006C3E01"/>
    <w:rsid w:val="006C410B"/>
    <w:rsid w:val="006C446C"/>
    <w:rsid w:val="006C48E7"/>
    <w:rsid w:val="006C4B2B"/>
    <w:rsid w:val="006C4ED4"/>
    <w:rsid w:val="006C4FFF"/>
    <w:rsid w:val="006C5B59"/>
    <w:rsid w:val="006C6878"/>
    <w:rsid w:val="006C69D2"/>
    <w:rsid w:val="006C6DCC"/>
    <w:rsid w:val="006C716E"/>
    <w:rsid w:val="006C7540"/>
    <w:rsid w:val="006C77F2"/>
    <w:rsid w:val="006D00C0"/>
    <w:rsid w:val="006D0B5A"/>
    <w:rsid w:val="006D0C09"/>
    <w:rsid w:val="006D16E9"/>
    <w:rsid w:val="006D20FC"/>
    <w:rsid w:val="006D241B"/>
    <w:rsid w:val="006D2A65"/>
    <w:rsid w:val="006D2ACB"/>
    <w:rsid w:val="006D2B1C"/>
    <w:rsid w:val="006D38FD"/>
    <w:rsid w:val="006D3973"/>
    <w:rsid w:val="006D3CB0"/>
    <w:rsid w:val="006D44C7"/>
    <w:rsid w:val="006D4B07"/>
    <w:rsid w:val="006D5066"/>
    <w:rsid w:val="006D5314"/>
    <w:rsid w:val="006D56D1"/>
    <w:rsid w:val="006D5969"/>
    <w:rsid w:val="006D5DAC"/>
    <w:rsid w:val="006D5E82"/>
    <w:rsid w:val="006D5E84"/>
    <w:rsid w:val="006D6A86"/>
    <w:rsid w:val="006D6B94"/>
    <w:rsid w:val="006D6BE1"/>
    <w:rsid w:val="006D6C2C"/>
    <w:rsid w:val="006D710E"/>
    <w:rsid w:val="006D740C"/>
    <w:rsid w:val="006D7929"/>
    <w:rsid w:val="006E04AA"/>
    <w:rsid w:val="006E15FB"/>
    <w:rsid w:val="006E17BE"/>
    <w:rsid w:val="006E28CB"/>
    <w:rsid w:val="006E350E"/>
    <w:rsid w:val="006E3588"/>
    <w:rsid w:val="006E3B8A"/>
    <w:rsid w:val="006E4C88"/>
    <w:rsid w:val="006E4E9D"/>
    <w:rsid w:val="006E515B"/>
    <w:rsid w:val="006E549A"/>
    <w:rsid w:val="006E5CCA"/>
    <w:rsid w:val="006E5F0E"/>
    <w:rsid w:val="006E60D9"/>
    <w:rsid w:val="006E6681"/>
    <w:rsid w:val="006E6B41"/>
    <w:rsid w:val="006E6B7A"/>
    <w:rsid w:val="006E6CB0"/>
    <w:rsid w:val="006F122D"/>
    <w:rsid w:val="006F15B4"/>
    <w:rsid w:val="006F1644"/>
    <w:rsid w:val="006F17C5"/>
    <w:rsid w:val="006F1896"/>
    <w:rsid w:val="006F2A35"/>
    <w:rsid w:val="006F2C69"/>
    <w:rsid w:val="006F31D8"/>
    <w:rsid w:val="006F37EB"/>
    <w:rsid w:val="006F3ED3"/>
    <w:rsid w:val="006F3FB9"/>
    <w:rsid w:val="006F401F"/>
    <w:rsid w:val="006F4B59"/>
    <w:rsid w:val="006F4C12"/>
    <w:rsid w:val="006F55CB"/>
    <w:rsid w:val="006F5A86"/>
    <w:rsid w:val="006F5B46"/>
    <w:rsid w:val="006F5CAF"/>
    <w:rsid w:val="006F6436"/>
    <w:rsid w:val="006F6664"/>
    <w:rsid w:val="006F6861"/>
    <w:rsid w:val="006F6CE5"/>
    <w:rsid w:val="006F6D15"/>
    <w:rsid w:val="006F7C95"/>
    <w:rsid w:val="00701399"/>
    <w:rsid w:val="00701708"/>
    <w:rsid w:val="007017FF"/>
    <w:rsid w:val="00701A0A"/>
    <w:rsid w:val="00701A60"/>
    <w:rsid w:val="0070205F"/>
    <w:rsid w:val="0070231A"/>
    <w:rsid w:val="00702BF3"/>
    <w:rsid w:val="007034DC"/>
    <w:rsid w:val="007037AB"/>
    <w:rsid w:val="007047FB"/>
    <w:rsid w:val="00704EEE"/>
    <w:rsid w:val="0070501E"/>
    <w:rsid w:val="007054CB"/>
    <w:rsid w:val="007055C2"/>
    <w:rsid w:val="007056B3"/>
    <w:rsid w:val="00705A19"/>
    <w:rsid w:val="007066A2"/>
    <w:rsid w:val="007067B3"/>
    <w:rsid w:val="00706987"/>
    <w:rsid w:val="007069FD"/>
    <w:rsid w:val="00706ACC"/>
    <w:rsid w:val="00707037"/>
    <w:rsid w:val="00707218"/>
    <w:rsid w:val="00707A63"/>
    <w:rsid w:val="00707BDA"/>
    <w:rsid w:val="00707EE4"/>
    <w:rsid w:val="00707F70"/>
    <w:rsid w:val="00707F7E"/>
    <w:rsid w:val="007101E2"/>
    <w:rsid w:val="00710E9F"/>
    <w:rsid w:val="00711205"/>
    <w:rsid w:val="00711295"/>
    <w:rsid w:val="0071162E"/>
    <w:rsid w:val="00711A75"/>
    <w:rsid w:val="007126BF"/>
    <w:rsid w:val="0071279C"/>
    <w:rsid w:val="007128EB"/>
    <w:rsid w:val="00713186"/>
    <w:rsid w:val="007131BF"/>
    <w:rsid w:val="00713512"/>
    <w:rsid w:val="00713BE9"/>
    <w:rsid w:val="00713E91"/>
    <w:rsid w:val="00714797"/>
    <w:rsid w:val="00714A89"/>
    <w:rsid w:val="0071524A"/>
    <w:rsid w:val="007152B3"/>
    <w:rsid w:val="007154F3"/>
    <w:rsid w:val="00715A9E"/>
    <w:rsid w:val="00715F25"/>
    <w:rsid w:val="0071606D"/>
    <w:rsid w:val="0071752F"/>
    <w:rsid w:val="0072073F"/>
    <w:rsid w:val="0072092C"/>
    <w:rsid w:val="00720DF1"/>
    <w:rsid w:val="0072105A"/>
    <w:rsid w:val="007211C8"/>
    <w:rsid w:val="00721681"/>
    <w:rsid w:val="00721A9B"/>
    <w:rsid w:val="00722663"/>
    <w:rsid w:val="00722C7B"/>
    <w:rsid w:val="0072314F"/>
    <w:rsid w:val="00723203"/>
    <w:rsid w:val="0072354A"/>
    <w:rsid w:val="007236B5"/>
    <w:rsid w:val="007243F5"/>
    <w:rsid w:val="007245DF"/>
    <w:rsid w:val="00724816"/>
    <w:rsid w:val="007256C3"/>
    <w:rsid w:val="00725EAC"/>
    <w:rsid w:val="00726627"/>
    <w:rsid w:val="0072728D"/>
    <w:rsid w:val="00727632"/>
    <w:rsid w:val="00727EFF"/>
    <w:rsid w:val="0073012E"/>
    <w:rsid w:val="00731266"/>
    <w:rsid w:val="00731739"/>
    <w:rsid w:val="0073208E"/>
    <w:rsid w:val="007326D0"/>
    <w:rsid w:val="00732725"/>
    <w:rsid w:val="0073277E"/>
    <w:rsid w:val="007327CC"/>
    <w:rsid w:val="00732FD0"/>
    <w:rsid w:val="0073327B"/>
    <w:rsid w:val="007333DB"/>
    <w:rsid w:val="00733484"/>
    <w:rsid w:val="007345B4"/>
    <w:rsid w:val="0073510B"/>
    <w:rsid w:val="0073545B"/>
    <w:rsid w:val="00735AD3"/>
    <w:rsid w:val="00736356"/>
    <w:rsid w:val="00736DE4"/>
    <w:rsid w:val="00736E73"/>
    <w:rsid w:val="00737F2F"/>
    <w:rsid w:val="00737FDC"/>
    <w:rsid w:val="00740696"/>
    <w:rsid w:val="00740A61"/>
    <w:rsid w:val="007416F2"/>
    <w:rsid w:val="0074185F"/>
    <w:rsid w:val="0074219E"/>
    <w:rsid w:val="0074232E"/>
    <w:rsid w:val="00742904"/>
    <w:rsid w:val="00742C39"/>
    <w:rsid w:val="00742F18"/>
    <w:rsid w:val="00743592"/>
    <w:rsid w:val="00743746"/>
    <w:rsid w:val="00743F27"/>
    <w:rsid w:val="0074415F"/>
    <w:rsid w:val="0074427D"/>
    <w:rsid w:val="00744780"/>
    <w:rsid w:val="00744EEB"/>
    <w:rsid w:val="00744F03"/>
    <w:rsid w:val="00745434"/>
    <w:rsid w:val="007454CB"/>
    <w:rsid w:val="0074569F"/>
    <w:rsid w:val="007458DC"/>
    <w:rsid w:val="00745950"/>
    <w:rsid w:val="0074598F"/>
    <w:rsid w:val="0074658B"/>
    <w:rsid w:val="00746B67"/>
    <w:rsid w:val="00746ED6"/>
    <w:rsid w:val="0074772E"/>
    <w:rsid w:val="00747DE1"/>
    <w:rsid w:val="007503B9"/>
    <w:rsid w:val="00750AAC"/>
    <w:rsid w:val="007511BB"/>
    <w:rsid w:val="00751381"/>
    <w:rsid w:val="00751399"/>
    <w:rsid w:val="007513AC"/>
    <w:rsid w:val="00752106"/>
    <w:rsid w:val="00752489"/>
    <w:rsid w:val="00752503"/>
    <w:rsid w:val="00752741"/>
    <w:rsid w:val="007532C5"/>
    <w:rsid w:val="00753382"/>
    <w:rsid w:val="0075391B"/>
    <w:rsid w:val="00753BD1"/>
    <w:rsid w:val="00754468"/>
    <w:rsid w:val="007544F9"/>
    <w:rsid w:val="00754641"/>
    <w:rsid w:val="00754FAC"/>
    <w:rsid w:val="00756025"/>
    <w:rsid w:val="007561D0"/>
    <w:rsid w:val="00756549"/>
    <w:rsid w:val="00756845"/>
    <w:rsid w:val="007574BA"/>
    <w:rsid w:val="00757711"/>
    <w:rsid w:val="0076000C"/>
    <w:rsid w:val="007600D0"/>
    <w:rsid w:val="007606DF"/>
    <w:rsid w:val="00760A73"/>
    <w:rsid w:val="007612E2"/>
    <w:rsid w:val="00761458"/>
    <w:rsid w:val="00761BE4"/>
    <w:rsid w:val="00762141"/>
    <w:rsid w:val="0076279D"/>
    <w:rsid w:val="00762A49"/>
    <w:rsid w:val="00762AF2"/>
    <w:rsid w:val="00762FC3"/>
    <w:rsid w:val="0076300A"/>
    <w:rsid w:val="007632C1"/>
    <w:rsid w:val="007632F3"/>
    <w:rsid w:val="007637FF"/>
    <w:rsid w:val="00763DE1"/>
    <w:rsid w:val="0076424B"/>
    <w:rsid w:val="0076435A"/>
    <w:rsid w:val="007644CF"/>
    <w:rsid w:val="00764617"/>
    <w:rsid w:val="00764D36"/>
    <w:rsid w:val="007651A1"/>
    <w:rsid w:val="0076632F"/>
    <w:rsid w:val="00766990"/>
    <w:rsid w:val="00766CDE"/>
    <w:rsid w:val="007670CE"/>
    <w:rsid w:val="0076718C"/>
    <w:rsid w:val="007676A2"/>
    <w:rsid w:val="0076787F"/>
    <w:rsid w:val="00767896"/>
    <w:rsid w:val="00770484"/>
    <w:rsid w:val="00770626"/>
    <w:rsid w:val="00771063"/>
    <w:rsid w:val="007710B9"/>
    <w:rsid w:val="007725B8"/>
    <w:rsid w:val="00772E36"/>
    <w:rsid w:val="007734C5"/>
    <w:rsid w:val="0077376D"/>
    <w:rsid w:val="00773AA4"/>
    <w:rsid w:val="00773C77"/>
    <w:rsid w:val="007744B0"/>
    <w:rsid w:val="00774E24"/>
    <w:rsid w:val="0077590F"/>
    <w:rsid w:val="0077629E"/>
    <w:rsid w:val="00776531"/>
    <w:rsid w:val="007773A1"/>
    <w:rsid w:val="007777B8"/>
    <w:rsid w:val="00777A29"/>
    <w:rsid w:val="00777B7C"/>
    <w:rsid w:val="00780142"/>
    <w:rsid w:val="007809D8"/>
    <w:rsid w:val="00780BAF"/>
    <w:rsid w:val="00780CA4"/>
    <w:rsid w:val="00780EE8"/>
    <w:rsid w:val="0078111C"/>
    <w:rsid w:val="007811E7"/>
    <w:rsid w:val="007816B1"/>
    <w:rsid w:val="00781AED"/>
    <w:rsid w:val="00781DAE"/>
    <w:rsid w:val="00782426"/>
    <w:rsid w:val="0078244F"/>
    <w:rsid w:val="00782630"/>
    <w:rsid w:val="00783FA3"/>
    <w:rsid w:val="00784CC1"/>
    <w:rsid w:val="00784D44"/>
    <w:rsid w:val="00784EF7"/>
    <w:rsid w:val="00785340"/>
    <w:rsid w:val="00787026"/>
    <w:rsid w:val="00787134"/>
    <w:rsid w:val="007873E4"/>
    <w:rsid w:val="007874D5"/>
    <w:rsid w:val="00787F59"/>
    <w:rsid w:val="0079066F"/>
    <w:rsid w:val="007912CB"/>
    <w:rsid w:val="00791549"/>
    <w:rsid w:val="0079177C"/>
    <w:rsid w:val="00791F26"/>
    <w:rsid w:val="007920ED"/>
    <w:rsid w:val="007928A6"/>
    <w:rsid w:val="00792A5D"/>
    <w:rsid w:val="00792F76"/>
    <w:rsid w:val="00793945"/>
    <w:rsid w:val="00793D2F"/>
    <w:rsid w:val="0079495E"/>
    <w:rsid w:val="00794E6A"/>
    <w:rsid w:val="00795022"/>
    <w:rsid w:val="0079514D"/>
    <w:rsid w:val="0079552D"/>
    <w:rsid w:val="00795B3E"/>
    <w:rsid w:val="00795C3E"/>
    <w:rsid w:val="00795E98"/>
    <w:rsid w:val="00796420"/>
    <w:rsid w:val="0079692F"/>
    <w:rsid w:val="007972D1"/>
    <w:rsid w:val="00797502"/>
    <w:rsid w:val="00797674"/>
    <w:rsid w:val="00797AB2"/>
    <w:rsid w:val="00797EB3"/>
    <w:rsid w:val="007A058E"/>
    <w:rsid w:val="007A0742"/>
    <w:rsid w:val="007A1044"/>
    <w:rsid w:val="007A10D1"/>
    <w:rsid w:val="007A1840"/>
    <w:rsid w:val="007A1857"/>
    <w:rsid w:val="007A185C"/>
    <w:rsid w:val="007A1D41"/>
    <w:rsid w:val="007A25A8"/>
    <w:rsid w:val="007A2B8C"/>
    <w:rsid w:val="007A32FB"/>
    <w:rsid w:val="007A331E"/>
    <w:rsid w:val="007A3432"/>
    <w:rsid w:val="007A4B96"/>
    <w:rsid w:val="007A521F"/>
    <w:rsid w:val="007A5338"/>
    <w:rsid w:val="007A58FA"/>
    <w:rsid w:val="007A5C9A"/>
    <w:rsid w:val="007A660B"/>
    <w:rsid w:val="007A66BA"/>
    <w:rsid w:val="007A6D8D"/>
    <w:rsid w:val="007A709B"/>
    <w:rsid w:val="007A7183"/>
    <w:rsid w:val="007A783F"/>
    <w:rsid w:val="007A7C68"/>
    <w:rsid w:val="007B00C2"/>
    <w:rsid w:val="007B0100"/>
    <w:rsid w:val="007B045E"/>
    <w:rsid w:val="007B061E"/>
    <w:rsid w:val="007B071F"/>
    <w:rsid w:val="007B0892"/>
    <w:rsid w:val="007B08F0"/>
    <w:rsid w:val="007B15DF"/>
    <w:rsid w:val="007B3326"/>
    <w:rsid w:val="007B3775"/>
    <w:rsid w:val="007B398E"/>
    <w:rsid w:val="007B40C3"/>
    <w:rsid w:val="007B4140"/>
    <w:rsid w:val="007B419A"/>
    <w:rsid w:val="007B4383"/>
    <w:rsid w:val="007B5173"/>
    <w:rsid w:val="007B5A03"/>
    <w:rsid w:val="007B614B"/>
    <w:rsid w:val="007B67A1"/>
    <w:rsid w:val="007B6D88"/>
    <w:rsid w:val="007B74D7"/>
    <w:rsid w:val="007B7501"/>
    <w:rsid w:val="007B7712"/>
    <w:rsid w:val="007B7BE1"/>
    <w:rsid w:val="007B7FD8"/>
    <w:rsid w:val="007C0342"/>
    <w:rsid w:val="007C0589"/>
    <w:rsid w:val="007C0665"/>
    <w:rsid w:val="007C14DC"/>
    <w:rsid w:val="007C15D1"/>
    <w:rsid w:val="007C181B"/>
    <w:rsid w:val="007C1CE5"/>
    <w:rsid w:val="007C2BC0"/>
    <w:rsid w:val="007C2E30"/>
    <w:rsid w:val="007C3964"/>
    <w:rsid w:val="007C3A2F"/>
    <w:rsid w:val="007C3D8C"/>
    <w:rsid w:val="007C3FE1"/>
    <w:rsid w:val="007C464B"/>
    <w:rsid w:val="007C5165"/>
    <w:rsid w:val="007C5802"/>
    <w:rsid w:val="007C5DB1"/>
    <w:rsid w:val="007C6BCA"/>
    <w:rsid w:val="007C72AE"/>
    <w:rsid w:val="007C7D45"/>
    <w:rsid w:val="007C7E24"/>
    <w:rsid w:val="007D0665"/>
    <w:rsid w:val="007D0905"/>
    <w:rsid w:val="007D27DA"/>
    <w:rsid w:val="007D2D85"/>
    <w:rsid w:val="007D3A0E"/>
    <w:rsid w:val="007D3CF1"/>
    <w:rsid w:val="007D3DF2"/>
    <w:rsid w:val="007D3F7F"/>
    <w:rsid w:val="007D436F"/>
    <w:rsid w:val="007D4E45"/>
    <w:rsid w:val="007D501F"/>
    <w:rsid w:val="007D5146"/>
    <w:rsid w:val="007D5BBC"/>
    <w:rsid w:val="007D6785"/>
    <w:rsid w:val="007D68E4"/>
    <w:rsid w:val="007D7AD3"/>
    <w:rsid w:val="007E0042"/>
    <w:rsid w:val="007E00F7"/>
    <w:rsid w:val="007E0B53"/>
    <w:rsid w:val="007E0E69"/>
    <w:rsid w:val="007E172B"/>
    <w:rsid w:val="007E180A"/>
    <w:rsid w:val="007E1F9B"/>
    <w:rsid w:val="007E2472"/>
    <w:rsid w:val="007E30D4"/>
    <w:rsid w:val="007E370B"/>
    <w:rsid w:val="007E3818"/>
    <w:rsid w:val="007E3869"/>
    <w:rsid w:val="007E3943"/>
    <w:rsid w:val="007E3A06"/>
    <w:rsid w:val="007E3AD6"/>
    <w:rsid w:val="007E3E01"/>
    <w:rsid w:val="007E3EDA"/>
    <w:rsid w:val="007E43BE"/>
    <w:rsid w:val="007E48DA"/>
    <w:rsid w:val="007E4B79"/>
    <w:rsid w:val="007E5058"/>
    <w:rsid w:val="007E523B"/>
    <w:rsid w:val="007E53EE"/>
    <w:rsid w:val="007E5A0E"/>
    <w:rsid w:val="007E5B6A"/>
    <w:rsid w:val="007E5F05"/>
    <w:rsid w:val="007E6414"/>
    <w:rsid w:val="007E6684"/>
    <w:rsid w:val="007E69C5"/>
    <w:rsid w:val="007E6A29"/>
    <w:rsid w:val="007E6DE7"/>
    <w:rsid w:val="007E7351"/>
    <w:rsid w:val="007F0087"/>
    <w:rsid w:val="007F02EE"/>
    <w:rsid w:val="007F0481"/>
    <w:rsid w:val="007F095C"/>
    <w:rsid w:val="007F1FA0"/>
    <w:rsid w:val="007F1FB1"/>
    <w:rsid w:val="007F21B7"/>
    <w:rsid w:val="007F22B8"/>
    <w:rsid w:val="007F2528"/>
    <w:rsid w:val="007F298A"/>
    <w:rsid w:val="007F2CDE"/>
    <w:rsid w:val="007F2D58"/>
    <w:rsid w:val="007F2DE8"/>
    <w:rsid w:val="007F31E0"/>
    <w:rsid w:val="007F3862"/>
    <w:rsid w:val="007F3893"/>
    <w:rsid w:val="007F3A06"/>
    <w:rsid w:val="007F3AD0"/>
    <w:rsid w:val="007F3CDF"/>
    <w:rsid w:val="007F3EAC"/>
    <w:rsid w:val="007F4EB2"/>
    <w:rsid w:val="007F51F6"/>
    <w:rsid w:val="007F5AE9"/>
    <w:rsid w:val="007F5F23"/>
    <w:rsid w:val="007F65C6"/>
    <w:rsid w:val="007F6896"/>
    <w:rsid w:val="007F6898"/>
    <w:rsid w:val="007F68C9"/>
    <w:rsid w:val="007F6A7B"/>
    <w:rsid w:val="007F7DB4"/>
    <w:rsid w:val="007F7FC0"/>
    <w:rsid w:val="007F7FE9"/>
    <w:rsid w:val="00800213"/>
    <w:rsid w:val="00800692"/>
    <w:rsid w:val="0080120C"/>
    <w:rsid w:val="00801296"/>
    <w:rsid w:val="008013E8"/>
    <w:rsid w:val="00802491"/>
    <w:rsid w:val="008028D2"/>
    <w:rsid w:val="00802DB8"/>
    <w:rsid w:val="0080313F"/>
    <w:rsid w:val="0080337C"/>
    <w:rsid w:val="00803A6B"/>
    <w:rsid w:val="00803C18"/>
    <w:rsid w:val="008042D1"/>
    <w:rsid w:val="008043A8"/>
    <w:rsid w:val="00804C20"/>
    <w:rsid w:val="00805251"/>
    <w:rsid w:val="00805B33"/>
    <w:rsid w:val="00806E39"/>
    <w:rsid w:val="00807893"/>
    <w:rsid w:val="008079DB"/>
    <w:rsid w:val="00807A5B"/>
    <w:rsid w:val="00807BD5"/>
    <w:rsid w:val="00807D1C"/>
    <w:rsid w:val="00807EAC"/>
    <w:rsid w:val="008110E5"/>
    <w:rsid w:val="00811225"/>
    <w:rsid w:val="0081156C"/>
    <w:rsid w:val="00811985"/>
    <w:rsid w:val="00811AD8"/>
    <w:rsid w:val="00812038"/>
    <w:rsid w:val="0081215F"/>
    <w:rsid w:val="00812434"/>
    <w:rsid w:val="00812677"/>
    <w:rsid w:val="00813459"/>
    <w:rsid w:val="00813B78"/>
    <w:rsid w:val="00813DA5"/>
    <w:rsid w:val="00814F92"/>
    <w:rsid w:val="00815C87"/>
    <w:rsid w:val="00815CB1"/>
    <w:rsid w:val="00815FBE"/>
    <w:rsid w:val="0081649B"/>
    <w:rsid w:val="008165F8"/>
    <w:rsid w:val="00816C7C"/>
    <w:rsid w:val="00816D45"/>
    <w:rsid w:val="00816EA3"/>
    <w:rsid w:val="00817FE3"/>
    <w:rsid w:val="008205B5"/>
    <w:rsid w:val="00821081"/>
    <w:rsid w:val="00821124"/>
    <w:rsid w:val="00821578"/>
    <w:rsid w:val="00821984"/>
    <w:rsid w:val="008220A3"/>
    <w:rsid w:val="00822144"/>
    <w:rsid w:val="008230DD"/>
    <w:rsid w:val="00823563"/>
    <w:rsid w:val="008238E9"/>
    <w:rsid w:val="008239A6"/>
    <w:rsid w:val="0082433D"/>
    <w:rsid w:val="008243C9"/>
    <w:rsid w:val="00824A6D"/>
    <w:rsid w:val="00824C3C"/>
    <w:rsid w:val="00824FA8"/>
    <w:rsid w:val="00826023"/>
    <w:rsid w:val="00826B14"/>
    <w:rsid w:val="00827253"/>
    <w:rsid w:val="008302CC"/>
    <w:rsid w:val="0083081F"/>
    <w:rsid w:val="00830A25"/>
    <w:rsid w:val="008310B5"/>
    <w:rsid w:val="0083145D"/>
    <w:rsid w:val="0083168E"/>
    <w:rsid w:val="00831810"/>
    <w:rsid w:val="00831FC7"/>
    <w:rsid w:val="008324C3"/>
    <w:rsid w:val="008328E4"/>
    <w:rsid w:val="00832DF0"/>
    <w:rsid w:val="00833033"/>
    <w:rsid w:val="0083355E"/>
    <w:rsid w:val="00833A90"/>
    <w:rsid w:val="00833D31"/>
    <w:rsid w:val="008343DE"/>
    <w:rsid w:val="008344EE"/>
    <w:rsid w:val="008345E7"/>
    <w:rsid w:val="00834C88"/>
    <w:rsid w:val="00835124"/>
    <w:rsid w:val="008351E3"/>
    <w:rsid w:val="008351F8"/>
    <w:rsid w:val="00835437"/>
    <w:rsid w:val="00835911"/>
    <w:rsid w:val="00835BD6"/>
    <w:rsid w:val="00835CE3"/>
    <w:rsid w:val="008362C4"/>
    <w:rsid w:val="00836F13"/>
    <w:rsid w:val="00837D12"/>
    <w:rsid w:val="00840449"/>
    <w:rsid w:val="008404D8"/>
    <w:rsid w:val="00840669"/>
    <w:rsid w:val="008406AE"/>
    <w:rsid w:val="00841887"/>
    <w:rsid w:val="0084194F"/>
    <w:rsid w:val="0084290F"/>
    <w:rsid w:val="00842B7C"/>
    <w:rsid w:val="00842E87"/>
    <w:rsid w:val="008434C8"/>
    <w:rsid w:val="0084404F"/>
    <w:rsid w:val="0084484D"/>
    <w:rsid w:val="00844D45"/>
    <w:rsid w:val="008454AB"/>
    <w:rsid w:val="008460A2"/>
    <w:rsid w:val="00846111"/>
    <w:rsid w:val="008463A8"/>
    <w:rsid w:val="00846765"/>
    <w:rsid w:val="008468E2"/>
    <w:rsid w:val="00847143"/>
    <w:rsid w:val="008472E7"/>
    <w:rsid w:val="008477B9"/>
    <w:rsid w:val="00847A61"/>
    <w:rsid w:val="00847AD5"/>
    <w:rsid w:val="00847FD3"/>
    <w:rsid w:val="008501D3"/>
    <w:rsid w:val="008503D0"/>
    <w:rsid w:val="0085044E"/>
    <w:rsid w:val="00850815"/>
    <w:rsid w:val="00850E79"/>
    <w:rsid w:val="0085240E"/>
    <w:rsid w:val="00852451"/>
    <w:rsid w:val="00852820"/>
    <w:rsid w:val="008529C5"/>
    <w:rsid w:val="008530CA"/>
    <w:rsid w:val="008537E7"/>
    <w:rsid w:val="00853A79"/>
    <w:rsid w:val="00853C1D"/>
    <w:rsid w:val="00853D78"/>
    <w:rsid w:val="00854DB4"/>
    <w:rsid w:val="008550A6"/>
    <w:rsid w:val="008552BC"/>
    <w:rsid w:val="00855388"/>
    <w:rsid w:val="008553D9"/>
    <w:rsid w:val="0085563B"/>
    <w:rsid w:val="008556DE"/>
    <w:rsid w:val="00855A7C"/>
    <w:rsid w:val="00855AA1"/>
    <w:rsid w:val="00855B32"/>
    <w:rsid w:val="00856192"/>
    <w:rsid w:val="0085684A"/>
    <w:rsid w:val="008568F7"/>
    <w:rsid w:val="00856E47"/>
    <w:rsid w:val="008576F7"/>
    <w:rsid w:val="00857969"/>
    <w:rsid w:val="0086038F"/>
    <w:rsid w:val="00860473"/>
    <w:rsid w:val="008604A9"/>
    <w:rsid w:val="0086057D"/>
    <w:rsid w:val="00860CA2"/>
    <w:rsid w:val="008610EC"/>
    <w:rsid w:val="00861475"/>
    <w:rsid w:val="00861482"/>
    <w:rsid w:val="008614B5"/>
    <w:rsid w:val="0086166A"/>
    <w:rsid w:val="00861AAB"/>
    <w:rsid w:val="00861DB2"/>
    <w:rsid w:val="00862478"/>
    <w:rsid w:val="0086249C"/>
    <w:rsid w:val="00862B0A"/>
    <w:rsid w:val="00862F38"/>
    <w:rsid w:val="00863245"/>
    <w:rsid w:val="00863271"/>
    <w:rsid w:val="00863542"/>
    <w:rsid w:val="0086376E"/>
    <w:rsid w:val="00863892"/>
    <w:rsid w:val="0086434D"/>
    <w:rsid w:val="0086460A"/>
    <w:rsid w:val="00864813"/>
    <w:rsid w:val="0086511B"/>
    <w:rsid w:val="0086541B"/>
    <w:rsid w:val="00865EFE"/>
    <w:rsid w:val="00865F5C"/>
    <w:rsid w:val="0086631E"/>
    <w:rsid w:val="008667C9"/>
    <w:rsid w:val="00866A8C"/>
    <w:rsid w:val="00866DFB"/>
    <w:rsid w:val="00866EE3"/>
    <w:rsid w:val="00866F80"/>
    <w:rsid w:val="00867364"/>
    <w:rsid w:val="00867475"/>
    <w:rsid w:val="00867DB8"/>
    <w:rsid w:val="008703BF"/>
    <w:rsid w:val="00870E14"/>
    <w:rsid w:val="00870F81"/>
    <w:rsid w:val="00871014"/>
    <w:rsid w:val="008719C7"/>
    <w:rsid w:val="00871B9A"/>
    <w:rsid w:val="008720F3"/>
    <w:rsid w:val="008728E0"/>
    <w:rsid w:val="00872AEA"/>
    <w:rsid w:val="00872F24"/>
    <w:rsid w:val="00873DBB"/>
    <w:rsid w:val="00874CFD"/>
    <w:rsid w:val="00874E0A"/>
    <w:rsid w:val="008753FE"/>
    <w:rsid w:val="008758A2"/>
    <w:rsid w:val="00876192"/>
    <w:rsid w:val="00876B08"/>
    <w:rsid w:val="00876F56"/>
    <w:rsid w:val="00877663"/>
    <w:rsid w:val="00877D1D"/>
    <w:rsid w:val="00880A33"/>
    <w:rsid w:val="00880EA8"/>
    <w:rsid w:val="008815BE"/>
    <w:rsid w:val="008815E8"/>
    <w:rsid w:val="008820D7"/>
    <w:rsid w:val="008823D1"/>
    <w:rsid w:val="0088283D"/>
    <w:rsid w:val="00882A66"/>
    <w:rsid w:val="00882D4B"/>
    <w:rsid w:val="00882F94"/>
    <w:rsid w:val="008831D2"/>
    <w:rsid w:val="008832EA"/>
    <w:rsid w:val="00884461"/>
    <w:rsid w:val="008849A4"/>
    <w:rsid w:val="00884A84"/>
    <w:rsid w:val="00884C58"/>
    <w:rsid w:val="00885606"/>
    <w:rsid w:val="008858B0"/>
    <w:rsid w:val="00885D05"/>
    <w:rsid w:val="00885D84"/>
    <w:rsid w:val="00885F0F"/>
    <w:rsid w:val="0088653A"/>
    <w:rsid w:val="008869A2"/>
    <w:rsid w:val="00886B80"/>
    <w:rsid w:val="00886ED5"/>
    <w:rsid w:val="0088742E"/>
    <w:rsid w:val="008874FD"/>
    <w:rsid w:val="00887611"/>
    <w:rsid w:val="00887935"/>
    <w:rsid w:val="00887A16"/>
    <w:rsid w:val="00887DAE"/>
    <w:rsid w:val="0089014B"/>
    <w:rsid w:val="00890603"/>
    <w:rsid w:val="00891C11"/>
    <w:rsid w:val="00891C92"/>
    <w:rsid w:val="00891EF2"/>
    <w:rsid w:val="008921FE"/>
    <w:rsid w:val="00892930"/>
    <w:rsid w:val="00892B93"/>
    <w:rsid w:val="00892D6C"/>
    <w:rsid w:val="00893016"/>
    <w:rsid w:val="00893124"/>
    <w:rsid w:val="008933B0"/>
    <w:rsid w:val="008938ED"/>
    <w:rsid w:val="00893A1F"/>
    <w:rsid w:val="0089430B"/>
    <w:rsid w:val="0089438B"/>
    <w:rsid w:val="008943EB"/>
    <w:rsid w:val="008944F3"/>
    <w:rsid w:val="008946F5"/>
    <w:rsid w:val="00894D33"/>
    <w:rsid w:val="00894FE8"/>
    <w:rsid w:val="00895514"/>
    <w:rsid w:val="00895921"/>
    <w:rsid w:val="0089601F"/>
    <w:rsid w:val="00896083"/>
    <w:rsid w:val="0089621A"/>
    <w:rsid w:val="0089672E"/>
    <w:rsid w:val="008968F6"/>
    <w:rsid w:val="00896D0A"/>
    <w:rsid w:val="00896D7A"/>
    <w:rsid w:val="00896E5A"/>
    <w:rsid w:val="008972CC"/>
    <w:rsid w:val="00897977"/>
    <w:rsid w:val="00897A11"/>
    <w:rsid w:val="008A07E0"/>
    <w:rsid w:val="008A1121"/>
    <w:rsid w:val="008A1259"/>
    <w:rsid w:val="008A195A"/>
    <w:rsid w:val="008A1A4E"/>
    <w:rsid w:val="008A1C56"/>
    <w:rsid w:val="008A1D8B"/>
    <w:rsid w:val="008A2181"/>
    <w:rsid w:val="008A2689"/>
    <w:rsid w:val="008A2937"/>
    <w:rsid w:val="008A2E73"/>
    <w:rsid w:val="008A3FBD"/>
    <w:rsid w:val="008A41C9"/>
    <w:rsid w:val="008A4288"/>
    <w:rsid w:val="008A5028"/>
    <w:rsid w:val="008A5676"/>
    <w:rsid w:val="008A61AC"/>
    <w:rsid w:val="008A658B"/>
    <w:rsid w:val="008A66A4"/>
    <w:rsid w:val="008A66CD"/>
    <w:rsid w:val="008A6B1C"/>
    <w:rsid w:val="008A6F2A"/>
    <w:rsid w:val="008A72ED"/>
    <w:rsid w:val="008A751A"/>
    <w:rsid w:val="008A7E2D"/>
    <w:rsid w:val="008B0074"/>
    <w:rsid w:val="008B015F"/>
    <w:rsid w:val="008B06B7"/>
    <w:rsid w:val="008B07FD"/>
    <w:rsid w:val="008B099F"/>
    <w:rsid w:val="008B0FC3"/>
    <w:rsid w:val="008B1206"/>
    <w:rsid w:val="008B195E"/>
    <w:rsid w:val="008B1D8B"/>
    <w:rsid w:val="008B2682"/>
    <w:rsid w:val="008B2C79"/>
    <w:rsid w:val="008B2F53"/>
    <w:rsid w:val="008B376B"/>
    <w:rsid w:val="008B3A56"/>
    <w:rsid w:val="008B3B8E"/>
    <w:rsid w:val="008B3CA8"/>
    <w:rsid w:val="008B3E88"/>
    <w:rsid w:val="008B4048"/>
    <w:rsid w:val="008B4370"/>
    <w:rsid w:val="008B479B"/>
    <w:rsid w:val="008B581B"/>
    <w:rsid w:val="008B5B18"/>
    <w:rsid w:val="008B61D5"/>
    <w:rsid w:val="008B68E1"/>
    <w:rsid w:val="008B6946"/>
    <w:rsid w:val="008B71A8"/>
    <w:rsid w:val="008B7FB4"/>
    <w:rsid w:val="008C0BA4"/>
    <w:rsid w:val="008C14CA"/>
    <w:rsid w:val="008C199C"/>
    <w:rsid w:val="008C1C58"/>
    <w:rsid w:val="008C1C8F"/>
    <w:rsid w:val="008C2927"/>
    <w:rsid w:val="008C2B98"/>
    <w:rsid w:val="008C2CB0"/>
    <w:rsid w:val="008C2DB0"/>
    <w:rsid w:val="008C3164"/>
    <w:rsid w:val="008C3E22"/>
    <w:rsid w:val="008C4807"/>
    <w:rsid w:val="008C50B5"/>
    <w:rsid w:val="008C520B"/>
    <w:rsid w:val="008C5227"/>
    <w:rsid w:val="008C6177"/>
    <w:rsid w:val="008C741C"/>
    <w:rsid w:val="008C79FF"/>
    <w:rsid w:val="008C7CB9"/>
    <w:rsid w:val="008D071B"/>
    <w:rsid w:val="008D0BB4"/>
    <w:rsid w:val="008D0EA9"/>
    <w:rsid w:val="008D11B6"/>
    <w:rsid w:val="008D2561"/>
    <w:rsid w:val="008D25D2"/>
    <w:rsid w:val="008D37E7"/>
    <w:rsid w:val="008D395C"/>
    <w:rsid w:val="008D3F5A"/>
    <w:rsid w:val="008D45DE"/>
    <w:rsid w:val="008D49CA"/>
    <w:rsid w:val="008D4F07"/>
    <w:rsid w:val="008D5199"/>
    <w:rsid w:val="008D52A4"/>
    <w:rsid w:val="008D581E"/>
    <w:rsid w:val="008D5895"/>
    <w:rsid w:val="008D58D2"/>
    <w:rsid w:val="008D5B8E"/>
    <w:rsid w:val="008D5E66"/>
    <w:rsid w:val="008D6AE7"/>
    <w:rsid w:val="008D6C5E"/>
    <w:rsid w:val="008D6D1E"/>
    <w:rsid w:val="008D6E58"/>
    <w:rsid w:val="008D7A23"/>
    <w:rsid w:val="008E0EE3"/>
    <w:rsid w:val="008E1187"/>
    <w:rsid w:val="008E12DF"/>
    <w:rsid w:val="008E1F23"/>
    <w:rsid w:val="008E2465"/>
    <w:rsid w:val="008E25E5"/>
    <w:rsid w:val="008E26C2"/>
    <w:rsid w:val="008E2B5E"/>
    <w:rsid w:val="008E2E96"/>
    <w:rsid w:val="008E2F97"/>
    <w:rsid w:val="008E34E2"/>
    <w:rsid w:val="008E3D25"/>
    <w:rsid w:val="008E3F27"/>
    <w:rsid w:val="008E3F81"/>
    <w:rsid w:val="008E4077"/>
    <w:rsid w:val="008E4125"/>
    <w:rsid w:val="008E4899"/>
    <w:rsid w:val="008E4F4A"/>
    <w:rsid w:val="008E5175"/>
    <w:rsid w:val="008E5EDF"/>
    <w:rsid w:val="008E5FA0"/>
    <w:rsid w:val="008E650A"/>
    <w:rsid w:val="008E7113"/>
    <w:rsid w:val="008E72D1"/>
    <w:rsid w:val="008E7B24"/>
    <w:rsid w:val="008E7C49"/>
    <w:rsid w:val="008F027E"/>
    <w:rsid w:val="008F0E2A"/>
    <w:rsid w:val="008F1404"/>
    <w:rsid w:val="008F1BA5"/>
    <w:rsid w:val="008F1D94"/>
    <w:rsid w:val="008F1FBC"/>
    <w:rsid w:val="008F23F0"/>
    <w:rsid w:val="008F2D54"/>
    <w:rsid w:val="008F5480"/>
    <w:rsid w:val="008F5BE8"/>
    <w:rsid w:val="008F5E06"/>
    <w:rsid w:val="008F60C7"/>
    <w:rsid w:val="008F60CE"/>
    <w:rsid w:val="008F6173"/>
    <w:rsid w:val="008F6644"/>
    <w:rsid w:val="008F673E"/>
    <w:rsid w:val="008F70CF"/>
    <w:rsid w:val="008F7B68"/>
    <w:rsid w:val="00900B71"/>
    <w:rsid w:val="009010CA"/>
    <w:rsid w:val="00901118"/>
    <w:rsid w:val="00901430"/>
    <w:rsid w:val="00901437"/>
    <w:rsid w:val="0090176A"/>
    <w:rsid w:val="00902845"/>
    <w:rsid w:val="00903085"/>
    <w:rsid w:val="00903EDE"/>
    <w:rsid w:val="00904181"/>
    <w:rsid w:val="0090427A"/>
    <w:rsid w:val="0090434C"/>
    <w:rsid w:val="00904D2A"/>
    <w:rsid w:val="00904E00"/>
    <w:rsid w:val="0090545D"/>
    <w:rsid w:val="009055D6"/>
    <w:rsid w:val="00905DB3"/>
    <w:rsid w:val="00905E82"/>
    <w:rsid w:val="00906100"/>
    <w:rsid w:val="00906714"/>
    <w:rsid w:val="00907914"/>
    <w:rsid w:val="00907933"/>
    <w:rsid w:val="009079AE"/>
    <w:rsid w:val="00907CE8"/>
    <w:rsid w:val="00907D24"/>
    <w:rsid w:val="009113C7"/>
    <w:rsid w:val="0091147E"/>
    <w:rsid w:val="00911976"/>
    <w:rsid w:val="00911D8F"/>
    <w:rsid w:val="00911DC8"/>
    <w:rsid w:val="00912324"/>
    <w:rsid w:val="00912DD4"/>
    <w:rsid w:val="00913294"/>
    <w:rsid w:val="009142E2"/>
    <w:rsid w:val="0091484B"/>
    <w:rsid w:val="009149F1"/>
    <w:rsid w:val="00914F6C"/>
    <w:rsid w:val="0091514A"/>
    <w:rsid w:val="0091520F"/>
    <w:rsid w:val="009152FE"/>
    <w:rsid w:val="009155D8"/>
    <w:rsid w:val="00916033"/>
    <w:rsid w:val="009160CD"/>
    <w:rsid w:val="00916400"/>
    <w:rsid w:val="009172A8"/>
    <w:rsid w:val="00917D41"/>
    <w:rsid w:val="00917F90"/>
    <w:rsid w:val="00920C27"/>
    <w:rsid w:val="00920CFF"/>
    <w:rsid w:val="00921036"/>
    <w:rsid w:val="0092118D"/>
    <w:rsid w:val="00921D9E"/>
    <w:rsid w:val="0092230C"/>
    <w:rsid w:val="00923244"/>
    <w:rsid w:val="009232B0"/>
    <w:rsid w:val="009233D9"/>
    <w:rsid w:val="00923581"/>
    <w:rsid w:val="009236B8"/>
    <w:rsid w:val="00923F1B"/>
    <w:rsid w:val="009243DC"/>
    <w:rsid w:val="0092446B"/>
    <w:rsid w:val="0092470E"/>
    <w:rsid w:val="00925772"/>
    <w:rsid w:val="00925E3A"/>
    <w:rsid w:val="00926283"/>
    <w:rsid w:val="009262B3"/>
    <w:rsid w:val="00926AB9"/>
    <w:rsid w:val="009270CD"/>
    <w:rsid w:val="00927168"/>
    <w:rsid w:val="0092749A"/>
    <w:rsid w:val="00927BDE"/>
    <w:rsid w:val="009308C4"/>
    <w:rsid w:val="009313A5"/>
    <w:rsid w:val="00931608"/>
    <w:rsid w:val="00932229"/>
    <w:rsid w:val="009323B1"/>
    <w:rsid w:val="00933085"/>
    <w:rsid w:val="009333E2"/>
    <w:rsid w:val="00933484"/>
    <w:rsid w:val="00934CAE"/>
    <w:rsid w:val="00934E97"/>
    <w:rsid w:val="009353FC"/>
    <w:rsid w:val="009355C0"/>
    <w:rsid w:val="00935614"/>
    <w:rsid w:val="00935D31"/>
    <w:rsid w:val="00935EFE"/>
    <w:rsid w:val="00936C02"/>
    <w:rsid w:val="00936C46"/>
    <w:rsid w:val="00936E90"/>
    <w:rsid w:val="00937A68"/>
    <w:rsid w:val="00937D53"/>
    <w:rsid w:val="00937F38"/>
    <w:rsid w:val="0094021A"/>
    <w:rsid w:val="009410D1"/>
    <w:rsid w:val="009411CF"/>
    <w:rsid w:val="009417DD"/>
    <w:rsid w:val="00942ADB"/>
    <w:rsid w:val="00942FB8"/>
    <w:rsid w:val="00942FED"/>
    <w:rsid w:val="0094337E"/>
    <w:rsid w:val="00943628"/>
    <w:rsid w:val="0094387E"/>
    <w:rsid w:val="00943B77"/>
    <w:rsid w:val="0094429D"/>
    <w:rsid w:val="0094438A"/>
    <w:rsid w:val="00945603"/>
    <w:rsid w:val="00945974"/>
    <w:rsid w:val="00945DD2"/>
    <w:rsid w:val="00945FD9"/>
    <w:rsid w:val="0094656E"/>
    <w:rsid w:val="009465BC"/>
    <w:rsid w:val="009466C4"/>
    <w:rsid w:val="00946A23"/>
    <w:rsid w:val="00947FDA"/>
    <w:rsid w:val="009508B7"/>
    <w:rsid w:val="009508C9"/>
    <w:rsid w:val="00951360"/>
    <w:rsid w:val="00951952"/>
    <w:rsid w:val="00951BC9"/>
    <w:rsid w:val="00951C27"/>
    <w:rsid w:val="009520A7"/>
    <w:rsid w:val="00952A84"/>
    <w:rsid w:val="00952BE9"/>
    <w:rsid w:val="00952D05"/>
    <w:rsid w:val="009530C8"/>
    <w:rsid w:val="0095392D"/>
    <w:rsid w:val="00953973"/>
    <w:rsid w:val="00955B38"/>
    <w:rsid w:val="00956B28"/>
    <w:rsid w:val="00956FAF"/>
    <w:rsid w:val="0095773C"/>
    <w:rsid w:val="00957D27"/>
    <w:rsid w:val="00960022"/>
    <w:rsid w:val="00960024"/>
    <w:rsid w:val="009608CE"/>
    <w:rsid w:val="00961015"/>
    <w:rsid w:val="00961085"/>
    <w:rsid w:val="009611A2"/>
    <w:rsid w:val="00961881"/>
    <w:rsid w:val="00961ED0"/>
    <w:rsid w:val="009620E0"/>
    <w:rsid w:val="009638F0"/>
    <w:rsid w:val="0096441E"/>
    <w:rsid w:val="009644D5"/>
    <w:rsid w:val="00964B31"/>
    <w:rsid w:val="00964BCE"/>
    <w:rsid w:val="009655F8"/>
    <w:rsid w:val="009657AE"/>
    <w:rsid w:val="00965DE5"/>
    <w:rsid w:val="00965E0F"/>
    <w:rsid w:val="00966869"/>
    <w:rsid w:val="009668B3"/>
    <w:rsid w:val="00966CB6"/>
    <w:rsid w:val="00966CB8"/>
    <w:rsid w:val="00966DDA"/>
    <w:rsid w:val="00967379"/>
    <w:rsid w:val="00967C36"/>
    <w:rsid w:val="009709ED"/>
    <w:rsid w:val="0097145D"/>
    <w:rsid w:val="00971975"/>
    <w:rsid w:val="00971DA0"/>
    <w:rsid w:val="00972194"/>
    <w:rsid w:val="009722E4"/>
    <w:rsid w:val="0097254C"/>
    <w:rsid w:val="00972571"/>
    <w:rsid w:val="00972616"/>
    <w:rsid w:val="00972930"/>
    <w:rsid w:val="00973C80"/>
    <w:rsid w:val="00973FFF"/>
    <w:rsid w:val="00974273"/>
    <w:rsid w:val="00974493"/>
    <w:rsid w:val="00974916"/>
    <w:rsid w:val="00974CC1"/>
    <w:rsid w:val="00974F70"/>
    <w:rsid w:val="00975AA1"/>
    <w:rsid w:val="00975F95"/>
    <w:rsid w:val="0097626B"/>
    <w:rsid w:val="0097642C"/>
    <w:rsid w:val="00976AE9"/>
    <w:rsid w:val="00976F70"/>
    <w:rsid w:val="009770D3"/>
    <w:rsid w:val="00977438"/>
    <w:rsid w:val="0097798A"/>
    <w:rsid w:val="00977F91"/>
    <w:rsid w:val="0098191B"/>
    <w:rsid w:val="00981C6A"/>
    <w:rsid w:val="0098221D"/>
    <w:rsid w:val="0098330E"/>
    <w:rsid w:val="0098361C"/>
    <w:rsid w:val="00983669"/>
    <w:rsid w:val="00983A7D"/>
    <w:rsid w:val="00983D2B"/>
    <w:rsid w:val="0098400E"/>
    <w:rsid w:val="00984340"/>
    <w:rsid w:val="00984BB6"/>
    <w:rsid w:val="00984CB1"/>
    <w:rsid w:val="0098581C"/>
    <w:rsid w:val="00986976"/>
    <w:rsid w:val="00986B7E"/>
    <w:rsid w:val="00987170"/>
    <w:rsid w:val="009879FB"/>
    <w:rsid w:val="00987A8D"/>
    <w:rsid w:val="00987D4A"/>
    <w:rsid w:val="0099000D"/>
    <w:rsid w:val="00990136"/>
    <w:rsid w:val="00990291"/>
    <w:rsid w:val="00990573"/>
    <w:rsid w:val="009905CD"/>
    <w:rsid w:val="00990ED3"/>
    <w:rsid w:val="0099162B"/>
    <w:rsid w:val="009916AB"/>
    <w:rsid w:val="009916E6"/>
    <w:rsid w:val="00992164"/>
    <w:rsid w:val="009922E1"/>
    <w:rsid w:val="00992D68"/>
    <w:rsid w:val="009933F2"/>
    <w:rsid w:val="00993B73"/>
    <w:rsid w:val="009941DD"/>
    <w:rsid w:val="0099433B"/>
    <w:rsid w:val="009945FA"/>
    <w:rsid w:val="00994602"/>
    <w:rsid w:val="00995268"/>
    <w:rsid w:val="0099555E"/>
    <w:rsid w:val="00995662"/>
    <w:rsid w:val="00995C8E"/>
    <w:rsid w:val="00995D66"/>
    <w:rsid w:val="00995E91"/>
    <w:rsid w:val="00995EE1"/>
    <w:rsid w:val="00995F38"/>
    <w:rsid w:val="00996F5A"/>
    <w:rsid w:val="0099726F"/>
    <w:rsid w:val="00997895"/>
    <w:rsid w:val="009978A9"/>
    <w:rsid w:val="00997C77"/>
    <w:rsid w:val="009A07CD"/>
    <w:rsid w:val="009A12A9"/>
    <w:rsid w:val="009A12C7"/>
    <w:rsid w:val="009A1FE7"/>
    <w:rsid w:val="009A217F"/>
    <w:rsid w:val="009A2D28"/>
    <w:rsid w:val="009A30A0"/>
    <w:rsid w:val="009A3563"/>
    <w:rsid w:val="009A3FF6"/>
    <w:rsid w:val="009A40C1"/>
    <w:rsid w:val="009A42DB"/>
    <w:rsid w:val="009A4FCB"/>
    <w:rsid w:val="009A58FC"/>
    <w:rsid w:val="009A5ACE"/>
    <w:rsid w:val="009A6389"/>
    <w:rsid w:val="009A63E7"/>
    <w:rsid w:val="009A65C8"/>
    <w:rsid w:val="009A65DC"/>
    <w:rsid w:val="009A74D5"/>
    <w:rsid w:val="009A7A8B"/>
    <w:rsid w:val="009A7E59"/>
    <w:rsid w:val="009B0254"/>
    <w:rsid w:val="009B0322"/>
    <w:rsid w:val="009B04EE"/>
    <w:rsid w:val="009B0B2E"/>
    <w:rsid w:val="009B0E9E"/>
    <w:rsid w:val="009B1185"/>
    <w:rsid w:val="009B11C2"/>
    <w:rsid w:val="009B1B21"/>
    <w:rsid w:val="009B22A3"/>
    <w:rsid w:val="009B23DF"/>
    <w:rsid w:val="009B3279"/>
    <w:rsid w:val="009B36AC"/>
    <w:rsid w:val="009B395A"/>
    <w:rsid w:val="009B3E4A"/>
    <w:rsid w:val="009B48C0"/>
    <w:rsid w:val="009B4A8A"/>
    <w:rsid w:val="009B5039"/>
    <w:rsid w:val="009B5DDC"/>
    <w:rsid w:val="009B6374"/>
    <w:rsid w:val="009B65CF"/>
    <w:rsid w:val="009B6944"/>
    <w:rsid w:val="009B6D50"/>
    <w:rsid w:val="009B7017"/>
    <w:rsid w:val="009B70E2"/>
    <w:rsid w:val="009B7417"/>
    <w:rsid w:val="009B752F"/>
    <w:rsid w:val="009B78D6"/>
    <w:rsid w:val="009B78FC"/>
    <w:rsid w:val="009B7B29"/>
    <w:rsid w:val="009B7CA4"/>
    <w:rsid w:val="009B7CEF"/>
    <w:rsid w:val="009C03BB"/>
    <w:rsid w:val="009C1200"/>
    <w:rsid w:val="009C20B5"/>
    <w:rsid w:val="009C24F2"/>
    <w:rsid w:val="009C29B4"/>
    <w:rsid w:val="009C2B34"/>
    <w:rsid w:val="009C2CD5"/>
    <w:rsid w:val="009C3318"/>
    <w:rsid w:val="009C3630"/>
    <w:rsid w:val="009C3887"/>
    <w:rsid w:val="009C38DA"/>
    <w:rsid w:val="009C392A"/>
    <w:rsid w:val="009C41C0"/>
    <w:rsid w:val="009C5379"/>
    <w:rsid w:val="009C5434"/>
    <w:rsid w:val="009C5AD2"/>
    <w:rsid w:val="009C5DEF"/>
    <w:rsid w:val="009C5F65"/>
    <w:rsid w:val="009C67FB"/>
    <w:rsid w:val="009C69D2"/>
    <w:rsid w:val="009C7411"/>
    <w:rsid w:val="009C749D"/>
    <w:rsid w:val="009C7C8B"/>
    <w:rsid w:val="009D0414"/>
    <w:rsid w:val="009D0A13"/>
    <w:rsid w:val="009D12C4"/>
    <w:rsid w:val="009D19AA"/>
    <w:rsid w:val="009D1C1F"/>
    <w:rsid w:val="009D2428"/>
    <w:rsid w:val="009D24BD"/>
    <w:rsid w:val="009D2A9D"/>
    <w:rsid w:val="009D2D0D"/>
    <w:rsid w:val="009D31A6"/>
    <w:rsid w:val="009D31CB"/>
    <w:rsid w:val="009D3575"/>
    <w:rsid w:val="009D3607"/>
    <w:rsid w:val="009D36A2"/>
    <w:rsid w:val="009D3A8B"/>
    <w:rsid w:val="009D3DA6"/>
    <w:rsid w:val="009D407B"/>
    <w:rsid w:val="009D4728"/>
    <w:rsid w:val="009D5A9A"/>
    <w:rsid w:val="009D643F"/>
    <w:rsid w:val="009D64E9"/>
    <w:rsid w:val="009D6A98"/>
    <w:rsid w:val="009D7302"/>
    <w:rsid w:val="009D788A"/>
    <w:rsid w:val="009D7EF2"/>
    <w:rsid w:val="009D7EFA"/>
    <w:rsid w:val="009E01DD"/>
    <w:rsid w:val="009E0417"/>
    <w:rsid w:val="009E0D6C"/>
    <w:rsid w:val="009E0FA2"/>
    <w:rsid w:val="009E27F5"/>
    <w:rsid w:val="009E3A08"/>
    <w:rsid w:val="009E3C59"/>
    <w:rsid w:val="009E415D"/>
    <w:rsid w:val="009E4870"/>
    <w:rsid w:val="009E487E"/>
    <w:rsid w:val="009E490F"/>
    <w:rsid w:val="009E4A5F"/>
    <w:rsid w:val="009E54EA"/>
    <w:rsid w:val="009E57C5"/>
    <w:rsid w:val="009E5DD4"/>
    <w:rsid w:val="009E5F99"/>
    <w:rsid w:val="009E67DF"/>
    <w:rsid w:val="009E715B"/>
    <w:rsid w:val="009E7858"/>
    <w:rsid w:val="009E7D16"/>
    <w:rsid w:val="009E7D73"/>
    <w:rsid w:val="009F00BC"/>
    <w:rsid w:val="009F02A4"/>
    <w:rsid w:val="009F0339"/>
    <w:rsid w:val="009F10F2"/>
    <w:rsid w:val="009F1E5D"/>
    <w:rsid w:val="009F20D7"/>
    <w:rsid w:val="009F2584"/>
    <w:rsid w:val="009F312C"/>
    <w:rsid w:val="009F33BA"/>
    <w:rsid w:val="009F3653"/>
    <w:rsid w:val="009F36B6"/>
    <w:rsid w:val="009F3F04"/>
    <w:rsid w:val="009F465B"/>
    <w:rsid w:val="009F4BE5"/>
    <w:rsid w:val="009F4EA2"/>
    <w:rsid w:val="009F501B"/>
    <w:rsid w:val="009F6260"/>
    <w:rsid w:val="009F644A"/>
    <w:rsid w:val="009F680D"/>
    <w:rsid w:val="009F6E3A"/>
    <w:rsid w:val="009F7118"/>
    <w:rsid w:val="009F7357"/>
    <w:rsid w:val="009F78B6"/>
    <w:rsid w:val="009F7C21"/>
    <w:rsid w:val="00A0030C"/>
    <w:rsid w:val="00A0092B"/>
    <w:rsid w:val="00A00FE4"/>
    <w:rsid w:val="00A012EB"/>
    <w:rsid w:val="00A019F2"/>
    <w:rsid w:val="00A01A51"/>
    <w:rsid w:val="00A01BC2"/>
    <w:rsid w:val="00A02002"/>
    <w:rsid w:val="00A02779"/>
    <w:rsid w:val="00A02981"/>
    <w:rsid w:val="00A02B3E"/>
    <w:rsid w:val="00A02ED7"/>
    <w:rsid w:val="00A02F28"/>
    <w:rsid w:val="00A03322"/>
    <w:rsid w:val="00A034BB"/>
    <w:rsid w:val="00A036A1"/>
    <w:rsid w:val="00A04495"/>
    <w:rsid w:val="00A046CC"/>
    <w:rsid w:val="00A04B91"/>
    <w:rsid w:val="00A0514E"/>
    <w:rsid w:val="00A05700"/>
    <w:rsid w:val="00A05BA0"/>
    <w:rsid w:val="00A05CF1"/>
    <w:rsid w:val="00A05FB1"/>
    <w:rsid w:val="00A063CA"/>
    <w:rsid w:val="00A0640C"/>
    <w:rsid w:val="00A064C0"/>
    <w:rsid w:val="00A06761"/>
    <w:rsid w:val="00A0689C"/>
    <w:rsid w:val="00A06BD9"/>
    <w:rsid w:val="00A07D16"/>
    <w:rsid w:val="00A108FD"/>
    <w:rsid w:val="00A110A9"/>
    <w:rsid w:val="00A11D19"/>
    <w:rsid w:val="00A11D4F"/>
    <w:rsid w:val="00A1272A"/>
    <w:rsid w:val="00A127C4"/>
    <w:rsid w:val="00A14728"/>
    <w:rsid w:val="00A1529D"/>
    <w:rsid w:val="00A154AB"/>
    <w:rsid w:val="00A155F6"/>
    <w:rsid w:val="00A16077"/>
    <w:rsid w:val="00A16B95"/>
    <w:rsid w:val="00A16B96"/>
    <w:rsid w:val="00A174F9"/>
    <w:rsid w:val="00A175EA"/>
    <w:rsid w:val="00A17658"/>
    <w:rsid w:val="00A204B6"/>
    <w:rsid w:val="00A20F98"/>
    <w:rsid w:val="00A2183D"/>
    <w:rsid w:val="00A21BD3"/>
    <w:rsid w:val="00A21C31"/>
    <w:rsid w:val="00A22387"/>
    <w:rsid w:val="00A22E04"/>
    <w:rsid w:val="00A23816"/>
    <w:rsid w:val="00A23B92"/>
    <w:rsid w:val="00A23CDC"/>
    <w:rsid w:val="00A24DA8"/>
    <w:rsid w:val="00A24F4E"/>
    <w:rsid w:val="00A25516"/>
    <w:rsid w:val="00A25709"/>
    <w:rsid w:val="00A25C27"/>
    <w:rsid w:val="00A2625C"/>
    <w:rsid w:val="00A26982"/>
    <w:rsid w:val="00A26C43"/>
    <w:rsid w:val="00A27514"/>
    <w:rsid w:val="00A27557"/>
    <w:rsid w:val="00A2784A"/>
    <w:rsid w:val="00A30506"/>
    <w:rsid w:val="00A30577"/>
    <w:rsid w:val="00A306E1"/>
    <w:rsid w:val="00A30B48"/>
    <w:rsid w:val="00A30C3C"/>
    <w:rsid w:val="00A3114E"/>
    <w:rsid w:val="00A316C0"/>
    <w:rsid w:val="00A31B26"/>
    <w:rsid w:val="00A31B97"/>
    <w:rsid w:val="00A31BFB"/>
    <w:rsid w:val="00A31FAD"/>
    <w:rsid w:val="00A3220D"/>
    <w:rsid w:val="00A32270"/>
    <w:rsid w:val="00A32C24"/>
    <w:rsid w:val="00A33529"/>
    <w:rsid w:val="00A33823"/>
    <w:rsid w:val="00A33B5A"/>
    <w:rsid w:val="00A33D82"/>
    <w:rsid w:val="00A34DAE"/>
    <w:rsid w:val="00A34EB1"/>
    <w:rsid w:val="00A34EC4"/>
    <w:rsid w:val="00A3537F"/>
    <w:rsid w:val="00A353A1"/>
    <w:rsid w:val="00A35CD1"/>
    <w:rsid w:val="00A35DA9"/>
    <w:rsid w:val="00A35EAC"/>
    <w:rsid w:val="00A35F6E"/>
    <w:rsid w:val="00A3621C"/>
    <w:rsid w:val="00A3721D"/>
    <w:rsid w:val="00A37227"/>
    <w:rsid w:val="00A37787"/>
    <w:rsid w:val="00A37860"/>
    <w:rsid w:val="00A37DB3"/>
    <w:rsid w:val="00A37FC1"/>
    <w:rsid w:val="00A400DB"/>
    <w:rsid w:val="00A4017C"/>
    <w:rsid w:val="00A4021D"/>
    <w:rsid w:val="00A40486"/>
    <w:rsid w:val="00A40D3B"/>
    <w:rsid w:val="00A417C3"/>
    <w:rsid w:val="00A417FE"/>
    <w:rsid w:val="00A418CB"/>
    <w:rsid w:val="00A4272E"/>
    <w:rsid w:val="00A4361D"/>
    <w:rsid w:val="00A436BE"/>
    <w:rsid w:val="00A43A29"/>
    <w:rsid w:val="00A43AC6"/>
    <w:rsid w:val="00A43DA0"/>
    <w:rsid w:val="00A44B56"/>
    <w:rsid w:val="00A450AF"/>
    <w:rsid w:val="00A45187"/>
    <w:rsid w:val="00A4547D"/>
    <w:rsid w:val="00A45484"/>
    <w:rsid w:val="00A455E0"/>
    <w:rsid w:val="00A460CA"/>
    <w:rsid w:val="00A462B6"/>
    <w:rsid w:val="00A46558"/>
    <w:rsid w:val="00A467D3"/>
    <w:rsid w:val="00A46A5F"/>
    <w:rsid w:val="00A4750D"/>
    <w:rsid w:val="00A47D69"/>
    <w:rsid w:val="00A50556"/>
    <w:rsid w:val="00A508FD"/>
    <w:rsid w:val="00A50916"/>
    <w:rsid w:val="00A50BC9"/>
    <w:rsid w:val="00A510C5"/>
    <w:rsid w:val="00A51A54"/>
    <w:rsid w:val="00A51AD0"/>
    <w:rsid w:val="00A51EE5"/>
    <w:rsid w:val="00A51F60"/>
    <w:rsid w:val="00A520C6"/>
    <w:rsid w:val="00A524F0"/>
    <w:rsid w:val="00A52A29"/>
    <w:rsid w:val="00A52C66"/>
    <w:rsid w:val="00A52D02"/>
    <w:rsid w:val="00A532A7"/>
    <w:rsid w:val="00A53520"/>
    <w:rsid w:val="00A5367F"/>
    <w:rsid w:val="00A53EC3"/>
    <w:rsid w:val="00A54304"/>
    <w:rsid w:val="00A5446C"/>
    <w:rsid w:val="00A55A61"/>
    <w:rsid w:val="00A55B17"/>
    <w:rsid w:val="00A56753"/>
    <w:rsid w:val="00A5698C"/>
    <w:rsid w:val="00A574AB"/>
    <w:rsid w:val="00A5767C"/>
    <w:rsid w:val="00A57C29"/>
    <w:rsid w:val="00A601B6"/>
    <w:rsid w:val="00A6039F"/>
    <w:rsid w:val="00A60674"/>
    <w:rsid w:val="00A60ABF"/>
    <w:rsid w:val="00A60B7A"/>
    <w:rsid w:val="00A61A55"/>
    <w:rsid w:val="00A61A97"/>
    <w:rsid w:val="00A61B1A"/>
    <w:rsid w:val="00A61CF6"/>
    <w:rsid w:val="00A61D22"/>
    <w:rsid w:val="00A61DDE"/>
    <w:rsid w:val="00A62559"/>
    <w:rsid w:val="00A628D6"/>
    <w:rsid w:val="00A62AC0"/>
    <w:rsid w:val="00A62F61"/>
    <w:rsid w:val="00A6392A"/>
    <w:rsid w:val="00A64B16"/>
    <w:rsid w:val="00A64F2F"/>
    <w:rsid w:val="00A65111"/>
    <w:rsid w:val="00A655C1"/>
    <w:rsid w:val="00A65604"/>
    <w:rsid w:val="00A65E9F"/>
    <w:rsid w:val="00A669AD"/>
    <w:rsid w:val="00A66FC1"/>
    <w:rsid w:val="00A670AC"/>
    <w:rsid w:val="00A670D6"/>
    <w:rsid w:val="00A67370"/>
    <w:rsid w:val="00A674C6"/>
    <w:rsid w:val="00A674FF"/>
    <w:rsid w:val="00A67B4A"/>
    <w:rsid w:val="00A67B9D"/>
    <w:rsid w:val="00A67F78"/>
    <w:rsid w:val="00A706EA"/>
    <w:rsid w:val="00A70814"/>
    <w:rsid w:val="00A70D53"/>
    <w:rsid w:val="00A70F07"/>
    <w:rsid w:val="00A7130A"/>
    <w:rsid w:val="00A71677"/>
    <w:rsid w:val="00A716A8"/>
    <w:rsid w:val="00A71813"/>
    <w:rsid w:val="00A71E13"/>
    <w:rsid w:val="00A7290A"/>
    <w:rsid w:val="00A72A01"/>
    <w:rsid w:val="00A72D1C"/>
    <w:rsid w:val="00A73157"/>
    <w:rsid w:val="00A734D2"/>
    <w:rsid w:val="00A73D6A"/>
    <w:rsid w:val="00A746B2"/>
    <w:rsid w:val="00A74DE5"/>
    <w:rsid w:val="00A75337"/>
    <w:rsid w:val="00A75DD9"/>
    <w:rsid w:val="00A76D7A"/>
    <w:rsid w:val="00A77027"/>
    <w:rsid w:val="00A77211"/>
    <w:rsid w:val="00A772EB"/>
    <w:rsid w:val="00A773DE"/>
    <w:rsid w:val="00A775E7"/>
    <w:rsid w:val="00A77997"/>
    <w:rsid w:val="00A77A68"/>
    <w:rsid w:val="00A804F7"/>
    <w:rsid w:val="00A80A58"/>
    <w:rsid w:val="00A81717"/>
    <w:rsid w:val="00A82618"/>
    <w:rsid w:val="00A82C46"/>
    <w:rsid w:val="00A8339B"/>
    <w:rsid w:val="00A837F4"/>
    <w:rsid w:val="00A84366"/>
    <w:rsid w:val="00A845B4"/>
    <w:rsid w:val="00A84ED0"/>
    <w:rsid w:val="00A85197"/>
    <w:rsid w:val="00A85249"/>
    <w:rsid w:val="00A85A75"/>
    <w:rsid w:val="00A860F8"/>
    <w:rsid w:val="00A861EF"/>
    <w:rsid w:val="00A865E4"/>
    <w:rsid w:val="00A866B2"/>
    <w:rsid w:val="00A867A7"/>
    <w:rsid w:val="00A86E5A"/>
    <w:rsid w:val="00A900BE"/>
    <w:rsid w:val="00A91017"/>
    <w:rsid w:val="00A91147"/>
    <w:rsid w:val="00A91994"/>
    <w:rsid w:val="00A91A1C"/>
    <w:rsid w:val="00A9216F"/>
    <w:rsid w:val="00A92993"/>
    <w:rsid w:val="00A930B9"/>
    <w:rsid w:val="00A9370C"/>
    <w:rsid w:val="00A947A8"/>
    <w:rsid w:val="00A94AC6"/>
    <w:rsid w:val="00A94DFE"/>
    <w:rsid w:val="00A95446"/>
    <w:rsid w:val="00A955E7"/>
    <w:rsid w:val="00A959C5"/>
    <w:rsid w:val="00A961F5"/>
    <w:rsid w:val="00A96A87"/>
    <w:rsid w:val="00A976CC"/>
    <w:rsid w:val="00A979D4"/>
    <w:rsid w:val="00AA0A54"/>
    <w:rsid w:val="00AA101E"/>
    <w:rsid w:val="00AA13BC"/>
    <w:rsid w:val="00AA153C"/>
    <w:rsid w:val="00AA1CCD"/>
    <w:rsid w:val="00AA2262"/>
    <w:rsid w:val="00AA27D5"/>
    <w:rsid w:val="00AA29B8"/>
    <w:rsid w:val="00AA2C1B"/>
    <w:rsid w:val="00AA2F04"/>
    <w:rsid w:val="00AA2F9D"/>
    <w:rsid w:val="00AA482E"/>
    <w:rsid w:val="00AA488C"/>
    <w:rsid w:val="00AA4AB7"/>
    <w:rsid w:val="00AA4F9F"/>
    <w:rsid w:val="00AA54DF"/>
    <w:rsid w:val="00AA5A20"/>
    <w:rsid w:val="00AA630B"/>
    <w:rsid w:val="00AA6451"/>
    <w:rsid w:val="00AA657F"/>
    <w:rsid w:val="00AA6ED2"/>
    <w:rsid w:val="00AA70B4"/>
    <w:rsid w:val="00AA7282"/>
    <w:rsid w:val="00AA7DC8"/>
    <w:rsid w:val="00AB0074"/>
    <w:rsid w:val="00AB00D2"/>
    <w:rsid w:val="00AB140C"/>
    <w:rsid w:val="00AB1D61"/>
    <w:rsid w:val="00AB1DBD"/>
    <w:rsid w:val="00AB1DD5"/>
    <w:rsid w:val="00AB24C0"/>
    <w:rsid w:val="00AB268C"/>
    <w:rsid w:val="00AB2D58"/>
    <w:rsid w:val="00AB3340"/>
    <w:rsid w:val="00AB3C86"/>
    <w:rsid w:val="00AB4088"/>
    <w:rsid w:val="00AB429D"/>
    <w:rsid w:val="00AB4835"/>
    <w:rsid w:val="00AB49DC"/>
    <w:rsid w:val="00AB4FA0"/>
    <w:rsid w:val="00AB5094"/>
    <w:rsid w:val="00AB56CB"/>
    <w:rsid w:val="00AB644B"/>
    <w:rsid w:val="00AB64C7"/>
    <w:rsid w:val="00AB6CDC"/>
    <w:rsid w:val="00AB6D74"/>
    <w:rsid w:val="00AB7283"/>
    <w:rsid w:val="00AB7510"/>
    <w:rsid w:val="00AB78EC"/>
    <w:rsid w:val="00AB7F9D"/>
    <w:rsid w:val="00AC0012"/>
    <w:rsid w:val="00AC01CE"/>
    <w:rsid w:val="00AC05EB"/>
    <w:rsid w:val="00AC0732"/>
    <w:rsid w:val="00AC126B"/>
    <w:rsid w:val="00AC1394"/>
    <w:rsid w:val="00AC17B3"/>
    <w:rsid w:val="00AC17BE"/>
    <w:rsid w:val="00AC19C7"/>
    <w:rsid w:val="00AC1BEA"/>
    <w:rsid w:val="00AC2125"/>
    <w:rsid w:val="00AC2601"/>
    <w:rsid w:val="00AC2A8E"/>
    <w:rsid w:val="00AC3123"/>
    <w:rsid w:val="00AC3953"/>
    <w:rsid w:val="00AC4B27"/>
    <w:rsid w:val="00AC5103"/>
    <w:rsid w:val="00AC5622"/>
    <w:rsid w:val="00AC56EF"/>
    <w:rsid w:val="00AC5880"/>
    <w:rsid w:val="00AC59E4"/>
    <w:rsid w:val="00AC5A83"/>
    <w:rsid w:val="00AC5C4A"/>
    <w:rsid w:val="00AC5FC9"/>
    <w:rsid w:val="00AC65C4"/>
    <w:rsid w:val="00AC6BA1"/>
    <w:rsid w:val="00AC6DA5"/>
    <w:rsid w:val="00AC6EB5"/>
    <w:rsid w:val="00AC7304"/>
    <w:rsid w:val="00AC7482"/>
    <w:rsid w:val="00AC76D0"/>
    <w:rsid w:val="00AD035F"/>
    <w:rsid w:val="00AD0EEE"/>
    <w:rsid w:val="00AD17E0"/>
    <w:rsid w:val="00AD29BA"/>
    <w:rsid w:val="00AD2DF1"/>
    <w:rsid w:val="00AD362E"/>
    <w:rsid w:val="00AD375E"/>
    <w:rsid w:val="00AD3C85"/>
    <w:rsid w:val="00AD3FAF"/>
    <w:rsid w:val="00AD4540"/>
    <w:rsid w:val="00AD4689"/>
    <w:rsid w:val="00AD4700"/>
    <w:rsid w:val="00AD4A7B"/>
    <w:rsid w:val="00AD4B07"/>
    <w:rsid w:val="00AD4DC8"/>
    <w:rsid w:val="00AD5661"/>
    <w:rsid w:val="00AD58D3"/>
    <w:rsid w:val="00AD5902"/>
    <w:rsid w:val="00AD59E5"/>
    <w:rsid w:val="00AE0072"/>
    <w:rsid w:val="00AE038B"/>
    <w:rsid w:val="00AE04FA"/>
    <w:rsid w:val="00AE12AD"/>
    <w:rsid w:val="00AE17A9"/>
    <w:rsid w:val="00AE186A"/>
    <w:rsid w:val="00AE1C82"/>
    <w:rsid w:val="00AE258E"/>
    <w:rsid w:val="00AE2621"/>
    <w:rsid w:val="00AE2B50"/>
    <w:rsid w:val="00AE2C3D"/>
    <w:rsid w:val="00AE33C2"/>
    <w:rsid w:val="00AE3753"/>
    <w:rsid w:val="00AE3B1B"/>
    <w:rsid w:val="00AE3B88"/>
    <w:rsid w:val="00AE44CF"/>
    <w:rsid w:val="00AE4695"/>
    <w:rsid w:val="00AE49DE"/>
    <w:rsid w:val="00AE4B5E"/>
    <w:rsid w:val="00AE5090"/>
    <w:rsid w:val="00AE54C8"/>
    <w:rsid w:val="00AE591C"/>
    <w:rsid w:val="00AE6034"/>
    <w:rsid w:val="00AE63A9"/>
    <w:rsid w:val="00AE69BB"/>
    <w:rsid w:val="00AE6ACA"/>
    <w:rsid w:val="00AF01A6"/>
    <w:rsid w:val="00AF04C6"/>
    <w:rsid w:val="00AF051F"/>
    <w:rsid w:val="00AF0552"/>
    <w:rsid w:val="00AF14A4"/>
    <w:rsid w:val="00AF1B6A"/>
    <w:rsid w:val="00AF1EE0"/>
    <w:rsid w:val="00AF225C"/>
    <w:rsid w:val="00AF2A7C"/>
    <w:rsid w:val="00AF2EB4"/>
    <w:rsid w:val="00AF30CC"/>
    <w:rsid w:val="00AF378F"/>
    <w:rsid w:val="00AF38F4"/>
    <w:rsid w:val="00AF3969"/>
    <w:rsid w:val="00AF39A2"/>
    <w:rsid w:val="00AF45F6"/>
    <w:rsid w:val="00AF5586"/>
    <w:rsid w:val="00AF5994"/>
    <w:rsid w:val="00AF5C7A"/>
    <w:rsid w:val="00AF5D58"/>
    <w:rsid w:val="00AF6594"/>
    <w:rsid w:val="00AF67F5"/>
    <w:rsid w:val="00AF7C48"/>
    <w:rsid w:val="00AF7E1A"/>
    <w:rsid w:val="00AF7E54"/>
    <w:rsid w:val="00B0037D"/>
    <w:rsid w:val="00B003EF"/>
    <w:rsid w:val="00B009B3"/>
    <w:rsid w:val="00B01F33"/>
    <w:rsid w:val="00B02211"/>
    <w:rsid w:val="00B02289"/>
    <w:rsid w:val="00B02B32"/>
    <w:rsid w:val="00B035E9"/>
    <w:rsid w:val="00B0378D"/>
    <w:rsid w:val="00B03F39"/>
    <w:rsid w:val="00B03FD0"/>
    <w:rsid w:val="00B04185"/>
    <w:rsid w:val="00B04E39"/>
    <w:rsid w:val="00B05084"/>
    <w:rsid w:val="00B07677"/>
    <w:rsid w:val="00B077ED"/>
    <w:rsid w:val="00B07C3E"/>
    <w:rsid w:val="00B07C53"/>
    <w:rsid w:val="00B07DB7"/>
    <w:rsid w:val="00B10EFE"/>
    <w:rsid w:val="00B112C8"/>
    <w:rsid w:val="00B11576"/>
    <w:rsid w:val="00B11667"/>
    <w:rsid w:val="00B116F6"/>
    <w:rsid w:val="00B116FB"/>
    <w:rsid w:val="00B11BF2"/>
    <w:rsid w:val="00B11D95"/>
    <w:rsid w:val="00B12091"/>
    <w:rsid w:val="00B134A6"/>
    <w:rsid w:val="00B13762"/>
    <w:rsid w:val="00B13E63"/>
    <w:rsid w:val="00B1406D"/>
    <w:rsid w:val="00B14091"/>
    <w:rsid w:val="00B146CA"/>
    <w:rsid w:val="00B14888"/>
    <w:rsid w:val="00B14D98"/>
    <w:rsid w:val="00B150B8"/>
    <w:rsid w:val="00B15124"/>
    <w:rsid w:val="00B15B61"/>
    <w:rsid w:val="00B16241"/>
    <w:rsid w:val="00B16514"/>
    <w:rsid w:val="00B1651C"/>
    <w:rsid w:val="00B17529"/>
    <w:rsid w:val="00B17607"/>
    <w:rsid w:val="00B17F2C"/>
    <w:rsid w:val="00B201D7"/>
    <w:rsid w:val="00B20357"/>
    <w:rsid w:val="00B2048E"/>
    <w:rsid w:val="00B20602"/>
    <w:rsid w:val="00B20678"/>
    <w:rsid w:val="00B20E18"/>
    <w:rsid w:val="00B21422"/>
    <w:rsid w:val="00B21EA2"/>
    <w:rsid w:val="00B22606"/>
    <w:rsid w:val="00B22BF3"/>
    <w:rsid w:val="00B23FFD"/>
    <w:rsid w:val="00B24BF6"/>
    <w:rsid w:val="00B252B4"/>
    <w:rsid w:val="00B2538D"/>
    <w:rsid w:val="00B25EFA"/>
    <w:rsid w:val="00B26017"/>
    <w:rsid w:val="00B2623B"/>
    <w:rsid w:val="00B264DA"/>
    <w:rsid w:val="00B26588"/>
    <w:rsid w:val="00B2659A"/>
    <w:rsid w:val="00B2667C"/>
    <w:rsid w:val="00B276BB"/>
    <w:rsid w:val="00B3026B"/>
    <w:rsid w:val="00B3063C"/>
    <w:rsid w:val="00B30A80"/>
    <w:rsid w:val="00B31400"/>
    <w:rsid w:val="00B31553"/>
    <w:rsid w:val="00B316C9"/>
    <w:rsid w:val="00B31792"/>
    <w:rsid w:val="00B31E28"/>
    <w:rsid w:val="00B320D7"/>
    <w:rsid w:val="00B324BA"/>
    <w:rsid w:val="00B324CC"/>
    <w:rsid w:val="00B328D7"/>
    <w:rsid w:val="00B32AA9"/>
    <w:rsid w:val="00B32CC3"/>
    <w:rsid w:val="00B32F8A"/>
    <w:rsid w:val="00B344CD"/>
    <w:rsid w:val="00B344D4"/>
    <w:rsid w:val="00B346EC"/>
    <w:rsid w:val="00B348B3"/>
    <w:rsid w:val="00B35007"/>
    <w:rsid w:val="00B3556D"/>
    <w:rsid w:val="00B35A6E"/>
    <w:rsid w:val="00B35CD0"/>
    <w:rsid w:val="00B35F7D"/>
    <w:rsid w:val="00B364AB"/>
    <w:rsid w:val="00B36659"/>
    <w:rsid w:val="00B367BC"/>
    <w:rsid w:val="00B36A83"/>
    <w:rsid w:val="00B37503"/>
    <w:rsid w:val="00B376AB"/>
    <w:rsid w:val="00B37861"/>
    <w:rsid w:val="00B37C53"/>
    <w:rsid w:val="00B40311"/>
    <w:rsid w:val="00B4108C"/>
    <w:rsid w:val="00B41195"/>
    <w:rsid w:val="00B41914"/>
    <w:rsid w:val="00B420E9"/>
    <w:rsid w:val="00B42165"/>
    <w:rsid w:val="00B42FCC"/>
    <w:rsid w:val="00B43E1E"/>
    <w:rsid w:val="00B44428"/>
    <w:rsid w:val="00B445FF"/>
    <w:rsid w:val="00B4515B"/>
    <w:rsid w:val="00B456BB"/>
    <w:rsid w:val="00B4605F"/>
    <w:rsid w:val="00B4631E"/>
    <w:rsid w:val="00B464D8"/>
    <w:rsid w:val="00B4715E"/>
    <w:rsid w:val="00B47702"/>
    <w:rsid w:val="00B4788A"/>
    <w:rsid w:val="00B5034A"/>
    <w:rsid w:val="00B50403"/>
    <w:rsid w:val="00B507DD"/>
    <w:rsid w:val="00B50803"/>
    <w:rsid w:val="00B50D7F"/>
    <w:rsid w:val="00B50F6E"/>
    <w:rsid w:val="00B51CFF"/>
    <w:rsid w:val="00B5240E"/>
    <w:rsid w:val="00B5258B"/>
    <w:rsid w:val="00B534F3"/>
    <w:rsid w:val="00B54133"/>
    <w:rsid w:val="00B54566"/>
    <w:rsid w:val="00B5489C"/>
    <w:rsid w:val="00B54B65"/>
    <w:rsid w:val="00B5522C"/>
    <w:rsid w:val="00B56D90"/>
    <w:rsid w:val="00B570F8"/>
    <w:rsid w:val="00B571BB"/>
    <w:rsid w:val="00B574AE"/>
    <w:rsid w:val="00B57A7C"/>
    <w:rsid w:val="00B57D5F"/>
    <w:rsid w:val="00B60540"/>
    <w:rsid w:val="00B6059A"/>
    <w:rsid w:val="00B608CB"/>
    <w:rsid w:val="00B608D5"/>
    <w:rsid w:val="00B6139E"/>
    <w:rsid w:val="00B6186F"/>
    <w:rsid w:val="00B619D9"/>
    <w:rsid w:val="00B61EAE"/>
    <w:rsid w:val="00B62599"/>
    <w:rsid w:val="00B628B7"/>
    <w:rsid w:val="00B6364B"/>
    <w:rsid w:val="00B63670"/>
    <w:rsid w:val="00B637D1"/>
    <w:rsid w:val="00B64029"/>
    <w:rsid w:val="00B64D29"/>
    <w:rsid w:val="00B65049"/>
    <w:rsid w:val="00B650A4"/>
    <w:rsid w:val="00B6531C"/>
    <w:rsid w:val="00B655B2"/>
    <w:rsid w:val="00B658F5"/>
    <w:rsid w:val="00B65B89"/>
    <w:rsid w:val="00B65F9F"/>
    <w:rsid w:val="00B66042"/>
    <w:rsid w:val="00B6694C"/>
    <w:rsid w:val="00B66F82"/>
    <w:rsid w:val="00B678D0"/>
    <w:rsid w:val="00B67BBE"/>
    <w:rsid w:val="00B67C75"/>
    <w:rsid w:val="00B70308"/>
    <w:rsid w:val="00B70C57"/>
    <w:rsid w:val="00B715A9"/>
    <w:rsid w:val="00B7162A"/>
    <w:rsid w:val="00B71856"/>
    <w:rsid w:val="00B71899"/>
    <w:rsid w:val="00B71AEA"/>
    <w:rsid w:val="00B728CE"/>
    <w:rsid w:val="00B730C7"/>
    <w:rsid w:val="00B73C88"/>
    <w:rsid w:val="00B73DF3"/>
    <w:rsid w:val="00B73E45"/>
    <w:rsid w:val="00B74084"/>
    <w:rsid w:val="00B74529"/>
    <w:rsid w:val="00B74A4E"/>
    <w:rsid w:val="00B74CC5"/>
    <w:rsid w:val="00B7534A"/>
    <w:rsid w:val="00B7603A"/>
    <w:rsid w:val="00B761A0"/>
    <w:rsid w:val="00B77111"/>
    <w:rsid w:val="00B77180"/>
    <w:rsid w:val="00B80E3E"/>
    <w:rsid w:val="00B82F4F"/>
    <w:rsid w:val="00B832BD"/>
    <w:rsid w:val="00B8382C"/>
    <w:rsid w:val="00B83880"/>
    <w:rsid w:val="00B839B6"/>
    <w:rsid w:val="00B83C16"/>
    <w:rsid w:val="00B84331"/>
    <w:rsid w:val="00B846B1"/>
    <w:rsid w:val="00B847C0"/>
    <w:rsid w:val="00B84F77"/>
    <w:rsid w:val="00B8516E"/>
    <w:rsid w:val="00B85275"/>
    <w:rsid w:val="00B8594D"/>
    <w:rsid w:val="00B85A04"/>
    <w:rsid w:val="00B86482"/>
    <w:rsid w:val="00B864B2"/>
    <w:rsid w:val="00B865A8"/>
    <w:rsid w:val="00B86B7B"/>
    <w:rsid w:val="00B87160"/>
    <w:rsid w:val="00B878E2"/>
    <w:rsid w:val="00B87F82"/>
    <w:rsid w:val="00B90110"/>
    <w:rsid w:val="00B906A1"/>
    <w:rsid w:val="00B90EA9"/>
    <w:rsid w:val="00B911EE"/>
    <w:rsid w:val="00B91B6A"/>
    <w:rsid w:val="00B91D6A"/>
    <w:rsid w:val="00B920BC"/>
    <w:rsid w:val="00B9210A"/>
    <w:rsid w:val="00B9213B"/>
    <w:rsid w:val="00B921BD"/>
    <w:rsid w:val="00B9249C"/>
    <w:rsid w:val="00B9274C"/>
    <w:rsid w:val="00B92AD5"/>
    <w:rsid w:val="00B92F98"/>
    <w:rsid w:val="00B93629"/>
    <w:rsid w:val="00B93771"/>
    <w:rsid w:val="00B93B49"/>
    <w:rsid w:val="00B93BF2"/>
    <w:rsid w:val="00B940C5"/>
    <w:rsid w:val="00B94A8C"/>
    <w:rsid w:val="00B952DE"/>
    <w:rsid w:val="00B957E9"/>
    <w:rsid w:val="00B96887"/>
    <w:rsid w:val="00B972CB"/>
    <w:rsid w:val="00B9761B"/>
    <w:rsid w:val="00B9790E"/>
    <w:rsid w:val="00B97A9C"/>
    <w:rsid w:val="00B97CAC"/>
    <w:rsid w:val="00B97D46"/>
    <w:rsid w:val="00B97E5D"/>
    <w:rsid w:val="00BA01BD"/>
    <w:rsid w:val="00BA0A05"/>
    <w:rsid w:val="00BA0CC6"/>
    <w:rsid w:val="00BA177D"/>
    <w:rsid w:val="00BA211A"/>
    <w:rsid w:val="00BA2160"/>
    <w:rsid w:val="00BA363D"/>
    <w:rsid w:val="00BA39B4"/>
    <w:rsid w:val="00BA3B05"/>
    <w:rsid w:val="00BA409E"/>
    <w:rsid w:val="00BA4E13"/>
    <w:rsid w:val="00BA553E"/>
    <w:rsid w:val="00BA5767"/>
    <w:rsid w:val="00BA576A"/>
    <w:rsid w:val="00BA5782"/>
    <w:rsid w:val="00BA5BDD"/>
    <w:rsid w:val="00BA5E4E"/>
    <w:rsid w:val="00BA6136"/>
    <w:rsid w:val="00BA6666"/>
    <w:rsid w:val="00BA6671"/>
    <w:rsid w:val="00BA68F7"/>
    <w:rsid w:val="00BA6ABB"/>
    <w:rsid w:val="00BA6BEF"/>
    <w:rsid w:val="00BA7AF9"/>
    <w:rsid w:val="00BB0578"/>
    <w:rsid w:val="00BB0EE7"/>
    <w:rsid w:val="00BB1364"/>
    <w:rsid w:val="00BB17C4"/>
    <w:rsid w:val="00BB1ECA"/>
    <w:rsid w:val="00BB23BB"/>
    <w:rsid w:val="00BB2498"/>
    <w:rsid w:val="00BB27A2"/>
    <w:rsid w:val="00BB2A7D"/>
    <w:rsid w:val="00BB2CA9"/>
    <w:rsid w:val="00BB319E"/>
    <w:rsid w:val="00BB32E1"/>
    <w:rsid w:val="00BB34DF"/>
    <w:rsid w:val="00BB44D0"/>
    <w:rsid w:val="00BB4929"/>
    <w:rsid w:val="00BB4E42"/>
    <w:rsid w:val="00BB5376"/>
    <w:rsid w:val="00BB56FC"/>
    <w:rsid w:val="00BB683C"/>
    <w:rsid w:val="00BB6A0F"/>
    <w:rsid w:val="00BB6A30"/>
    <w:rsid w:val="00BB731A"/>
    <w:rsid w:val="00BB7465"/>
    <w:rsid w:val="00BB7CD0"/>
    <w:rsid w:val="00BB7D8F"/>
    <w:rsid w:val="00BC0812"/>
    <w:rsid w:val="00BC0980"/>
    <w:rsid w:val="00BC1365"/>
    <w:rsid w:val="00BC185B"/>
    <w:rsid w:val="00BC2546"/>
    <w:rsid w:val="00BC2C91"/>
    <w:rsid w:val="00BC2E99"/>
    <w:rsid w:val="00BC3713"/>
    <w:rsid w:val="00BC49FA"/>
    <w:rsid w:val="00BC4AA3"/>
    <w:rsid w:val="00BC564C"/>
    <w:rsid w:val="00BC58C2"/>
    <w:rsid w:val="00BC5E37"/>
    <w:rsid w:val="00BC6160"/>
    <w:rsid w:val="00BC6572"/>
    <w:rsid w:val="00BC693A"/>
    <w:rsid w:val="00BC6AD1"/>
    <w:rsid w:val="00BC6EFC"/>
    <w:rsid w:val="00BC7244"/>
    <w:rsid w:val="00BC7258"/>
    <w:rsid w:val="00BD00B0"/>
    <w:rsid w:val="00BD0132"/>
    <w:rsid w:val="00BD01C3"/>
    <w:rsid w:val="00BD02AF"/>
    <w:rsid w:val="00BD093D"/>
    <w:rsid w:val="00BD12A2"/>
    <w:rsid w:val="00BD12CB"/>
    <w:rsid w:val="00BD1B0B"/>
    <w:rsid w:val="00BD1CA8"/>
    <w:rsid w:val="00BD21E1"/>
    <w:rsid w:val="00BD2691"/>
    <w:rsid w:val="00BD29E3"/>
    <w:rsid w:val="00BD2C4B"/>
    <w:rsid w:val="00BD2EDC"/>
    <w:rsid w:val="00BD3312"/>
    <w:rsid w:val="00BD354D"/>
    <w:rsid w:val="00BD35F0"/>
    <w:rsid w:val="00BD3D1B"/>
    <w:rsid w:val="00BD4827"/>
    <w:rsid w:val="00BD4B0C"/>
    <w:rsid w:val="00BD4B3D"/>
    <w:rsid w:val="00BD4C57"/>
    <w:rsid w:val="00BD50A8"/>
    <w:rsid w:val="00BD5557"/>
    <w:rsid w:val="00BD5789"/>
    <w:rsid w:val="00BD5C52"/>
    <w:rsid w:val="00BD5CE9"/>
    <w:rsid w:val="00BD5D35"/>
    <w:rsid w:val="00BD6063"/>
    <w:rsid w:val="00BD6C2C"/>
    <w:rsid w:val="00BD6D53"/>
    <w:rsid w:val="00BD70DF"/>
    <w:rsid w:val="00BD798B"/>
    <w:rsid w:val="00BD7C32"/>
    <w:rsid w:val="00BE0033"/>
    <w:rsid w:val="00BE023C"/>
    <w:rsid w:val="00BE05A2"/>
    <w:rsid w:val="00BE09B6"/>
    <w:rsid w:val="00BE11CF"/>
    <w:rsid w:val="00BE1403"/>
    <w:rsid w:val="00BE1B6D"/>
    <w:rsid w:val="00BE2ED2"/>
    <w:rsid w:val="00BE3341"/>
    <w:rsid w:val="00BE33BF"/>
    <w:rsid w:val="00BE43A6"/>
    <w:rsid w:val="00BE528C"/>
    <w:rsid w:val="00BE53A3"/>
    <w:rsid w:val="00BE5613"/>
    <w:rsid w:val="00BE5857"/>
    <w:rsid w:val="00BE5872"/>
    <w:rsid w:val="00BE5ADD"/>
    <w:rsid w:val="00BE60FE"/>
    <w:rsid w:val="00BE6383"/>
    <w:rsid w:val="00BE650D"/>
    <w:rsid w:val="00BE68DB"/>
    <w:rsid w:val="00BE6AEB"/>
    <w:rsid w:val="00BE6E52"/>
    <w:rsid w:val="00BE6F5D"/>
    <w:rsid w:val="00BE7134"/>
    <w:rsid w:val="00BE73EB"/>
    <w:rsid w:val="00BE7BB5"/>
    <w:rsid w:val="00BF0110"/>
    <w:rsid w:val="00BF06FC"/>
    <w:rsid w:val="00BF1175"/>
    <w:rsid w:val="00BF1898"/>
    <w:rsid w:val="00BF2BEC"/>
    <w:rsid w:val="00BF32C8"/>
    <w:rsid w:val="00BF3AE6"/>
    <w:rsid w:val="00BF3D59"/>
    <w:rsid w:val="00BF3ECD"/>
    <w:rsid w:val="00BF42B2"/>
    <w:rsid w:val="00BF4306"/>
    <w:rsid w:val="00BF49BE"/>
    <w:rsid w:val="00BF5129"/>
    <w:rsid w:val="00BF5273"/>
    <w:rsid w:val="00BF611F"/>
    <w:rsid w:val="00BF669B"/>
    <w:rsid w:val="00BF6A9A"/>
    <w:rsid w:val="00BF6EBA"/>
    <w:rsid w:val="00C0150D"/>
    <w:rsid w:val="00C015C0"/>
    <w:rsid w:val="00C015C3"/>
    <w:rsid w:val="00C01AB0"/>
    <w:rsid w:val="00C02CB0"/>
    <w:rsid w:val="00C03234"/>
    <w:rsid w:val="00C03724"/>
    <w:rsid w:val="00C042CD"/>
    <w:rsid w:val="00C046C5"/>
    <w:rsid w:val="00C0566D"/>
    <w:rsid w:val="00C056F7"/>
    <w:rsid w:val="00C05CAD"/>
    <w:rsid w:val="00C069BF"/>
    <w:rsid w:val="00C06B2F"/>
    <w:rsid w:val="00C06E32"/>
    <w:rsid w:val="00C07546"/>
    <w:rsid w:val="00C10258"/>
    <w:rsid w:val="00C10278"/>
    <w:rsid w:val="00C1061B"/>
    <w:rsid w:val="00C10D88"/>
    <w:rsid w:val="00C10DE5"/>
    <w:rsid w:val="00C11196"/>
    <w:rsid w:val="00C112FF"/>
    <w:rsid w:val="00C11732"/>
    <w:rsid w:val="00C118D6"/>
    <w:rsid w:val="00C11B27"/>
    <w:rsid w:val="00C12251"/>
    <w:rsid w:val="00C1247A"/>
    <w:rsid w:val="00C1265F"/>
    <w:rsid w:val="00C126F5"/>
    <w:rsid w:val="00C12C45"/>
    <w:rsid w:val="00C1313D"/>
    <w:rsid w:val="00C13815"/>
    <w:rsid w:val="00C13AC3"/>
    <w:rsid w:val="00C14E01"/>
    <w:rsid w:val="00C14FF4"/>
    <w:rsid w:val="00C153E3"/>
    <w:rsid w:val="00C15A08"/>
    <w:rsid w:val="00C15B2A"/>
    <w:rsid w:val="00C15FB9"/>
    <w:rsid w:val="00C1654F"/>
    <w:rsid w:val="00C168AB"/>
    <w:rsid w:val="00C169CE"/>
    <w:rsid w:val="00C16E1B"/>
    <w:rsid w:val="00C178E7"/>
    <w:rsid w:val="00C1795D"/>
    <w:rsid w:val="00C202EF"/>
    <w:rsid w:val="00C20A4F"/>
    <w:rsid w:val="00C20DA9"/>
    <w:rsid w:val="00C21433"/>
    <w:rsid w:val="00C21C7C"/>
    <w:rsid w:val="00C21E2D"/>
    <w:rsid w:val="00C229E3"/>
    <w:rsid w:val="00C22CA1"/>
    <w:rsid w:val="00C23A17"/>
    <w:rsid w:val="00C24168"/>
    <w:rsid w:val="00C2484E"/>
    <w:rsid w:val="00C249A7"/>
    <w:rsid w:val="00C24A98"/>
    <w:rsid w:val="00C24B9F"/>
    <w:rsid w:val="00C254D9"/>
    <w:rsid w:val="00C2559C"/>
    <w:rsid w:val="00C2560F"/>
    <w:rsid w:val="00C25A9C"/>
    <w:rsid w:val="00C25E21"/>
    <w:rsid w:val="00C26013"/>
    <w:rsid w:val="00C26150"/>
    <w:rsid w:val="00C26314"/>
    <w:rsid w:val="00C26882"/>
    <w:rsid w:val="00C268A5"/>
    <w:rsid w:val="00C26B50"/>
    <w:rsid w:val="00C26C7B"/>
    <w:rsid w:val="00C270AA"/>
    <w:rsid w:val="00C27723"/>
    <w:rsid w:val="00C3024F"/>
    <w:rsid w:val="00C30610"/>
    <w:rsid w:val="00C31355"/>
    <w:rsid w:val="00C31914"/>
    <w:rsid w:val="00C31AEE"/>
    <w:rsid w:val="00C31B04"/>
    <w:rsid w:val="00C31CA1"/>
    <w:rsid w:val="00C322DA"/>
    <w:rsid w:val="00C32610"/>
    <w:rsid w:val="00C326C6"/>
    <w:rsid w:val="00C329B9"/>
    <w:rsid w:val="00C32A4F"/>
    <w:rsid w:val="00C3360B"/>
    <w:rsid w:val="00C34A80"/>
    <w:rsid w:val="00C35100"/>
    <w:rsid w:val="00C354A6"/>
    <w:rsid w:val="00C35994"/>
    <w:rsid w:val="00C35CA9"/>
    <w:rsid w:val="00C36337"/>
    <w:rsid w:val="00C365EF"/>
    <w:rsid w:val="00C36631"/>
    <w:rsid w:val="00C37F06"/>
    <w:rsid w:val="00C4047E"/>
    <w:rsid w:val="00C404A4"/>
    <w:rsid w:val="00C40A1E"/>
    <w:rsid w:val="00C412B4"/>
    <w:rsid w:val="00C42F1F"/>
    <w:rsid w:val="00C4302F"/>
    <w:rsid w:val="00C43536"/>
    <w:rsid w:val="00C4376E"/>
    <w:rsid w:val="00C4391C"/>
    <w:rsid w:val="00C43E50"/>
    <w:rsid w:val="00C451DA"/>
    <w:rsid w:val="00C45213"/>
    <w:rsid w:val="00C45431"/>
    <w:rsid w:val="00C454D6"/>
    <w:rsid w:val="00C4579C"/>
    <w:rsid w:val="00C45C4F"/>
    <w:rsid w:val="00C4657B"/>
    <w:rsid w:val="00C46F13"/>
    <w:rsid w:val="00C47468"/>
    <w:rsid w:val="00C50337"/>
    <w:rsid w:val="00C504BE"/>
    <w:rsid w:val="00C51183"/>
    <w:rsid w:val="00C51236"/>
    <w:rsid w:val="00C51508"/>
    <w:rsid w:val="00C5219B"/>
    <w:rsid w:val="00C528D1"/>
    <w:rsid w:val="00C52E5F"/>
    <w:rsid w:val="00C5338B"/>
    <w:rsid w:val="00C5350C"/>
    <w:rsid w:val="00C537B8"/>
    <w:rsid w:val="00C53ED7"/>
    <w:rsid w:val="00C547EB"/>
    <w:rsid w:val="00C5493F"/>
    <w:rsid w:val="00C54C3A"/>
    <w:rsid w:val="00C557BE"/>
    <w:rsid w:val="00C5642B"/>
    <w:rsid w:val="00C569C4"/>
    <w:rsid w:val="00C56F95"/>
    <w:rsid w:val="00C57294"/>
    <w:rsid w:val="00C5773B"/>
    <w:rsid w:val="00C57AB1"/>
    <w:rsid w:val="00C57FC3"/>
    <w:rsid w:val="00C60C18"/>
    <w:rsid w:val="00C60CA8"/>
    <w:rsid w:val="00C61BA3"/>
    <w:rsid w:val="00C622F1"/>
    <w:rsid w:val="00C623E9"/>
    <w:rsid w:val="00C6295D"/>
    <w:rsid w:val="00C6352A"/>
    <w:rsid w:val="00C636DF"/>
    <w:rsid w:val="00C63D7F"/>
    <w:rsid w:val="00C6499D"/>
    <w:rsid w:val="00C64EF6"/>
    <w:rsid w:val="00C64F10"/>
    <w:rsid w:val="00C64F4D"/>
    <w:rsid w:val="00C65400"/>
    <w:rsid w:val="00C65FB2"/>
    <w:rsid w:val="00C66324"/>
    <w:rsid w:val="00C66608"/>
    <w:rsid w:val="00C66745"/>
    <w:rsid w:val="00C66B4E"/>
    <w:rsid w:val="00C66CCB"/>
    <w:rsid w:val="00C66F46"/>
    <w:rsid w:val="00C67039"/>
    <w:rsid w:val="00C67232"/>
    <w:rsid w:val="00C6738F"/>
    <w:rsid w:val="00C6798F"/>
    <w:rsid w:val="00C67A2F"/>
    <w:rsid w:val="00C67E7D"/>
    <w:rsid w:val="00C67EF8"/>
    <w:rsid w:val="00C701F8"/>
    <w:rsid w:val="00C70B3A"/>
    <w:rsid w:val="00C70F95"/>
    <w:rsid w:val="00C718EC"/>
    <w:rsid w:val="00C7221D"/>
    <w:rsid w:val="00C724A9"/>
    <w:rsid w:val="00C7263D"/>
    <w:rsid w:val="00C72A10"/>
    <w:rsid w:val="00C7300E"/>
    <w:rsid w:val="00C73051"/>
    <w:rsid w:val="00C73538"/>
    <w:rsid w:val="00C73BAE"/>
    <w:rsid w:val="00C7440D"/>
    <w:rsid w:val="00C74551"/>
    <w:rsid w:val="00C748C0"/>
    <w:rsid w:val="00C7518A"/>
    <w:rsid w:val="00C752AE"/>
    <w:rsid w:val="00C75A7D"/>
    <w:rsid w:val="00C75ACD"/>
    <w:rsid w:val="00C75E6A"/>
    <w:rsid w:val="00C761EE"/>
    <w:rsid w:val="00C763D8"/>
    <w:rsid w:val="00C765EF"/>
    <w:rsid w:val="00C76E7E"/>
    <w:rsid w:val="00C77732"/>
    <w:rsid w:val="00C77A95"/>
    <w:rsid w:val="00C77F06"/>
    <w:rsid w:val="00C80762"/>
    <w:rsid w:val="00C80CF3"/>
    <w:rsid w:val="00C80E7F"/>
    <w:rsid w:val="00C80EBD"/>
    <w:rsid w:val="00C8159A"/>
    <w:rsid w:val="00C8173C"/>
    <w:rsid w:val="00C81B35"/>
    <w:rsid w:val="00C827C8"/>
    <w:rsid w:val="00C83774"/>
    <w:rsid w:val="00C8381E"/>
    <w:rsid w:val="00C83A05"/>
    <w:rsid w:val="00C8409F"/>
    <w:rsid w:val="00C84FD6"/>
    <w:rsid w:val="00C85988"/>
    <w:rsid w:val="00C85D07"/>
    <w:rsid w:val="00C85D90"/>
    <w:rsid w:val="00C86148"/>
    <w:rsid w:val="00C8662F"/>
    <w:rsid w:val="00C86B14"/>
    <w:rsid w:val="00C87027"/>
    <w:rsid w:val="00C87A3B"/>
    <w:rsid w:val="00C87C38"/>
    <w:rsid w:val="00C9092D"/>
    <w:rsid w:val="00C90B47"/>
    <w:rsid w:val="00C90FB2"/>
    <w:rsid w:val="00C90FE1"/>
    <w:rsid w:val="00C9116D"/>
    <w:rsid w:val="00C9128D"/>
    <w:rsid w:val="00C91541"/>
    <w:rsid w:val="00C91618"/>
    <w:rsid w:val="00C91AF8"/>
    <w:rsid w:val="00C91D63"/>
    <w:rsid w:val="00C925C8"/>
    <w:rsid w:val="00C92859"/>
    <w:rsid w:val="00C92CC9"/>
    <w:rsid w:val="00C933F5"/>
    <w:rsid w:val="00C938B1"/>
    <w:rsid w:val="00C94938"/>
    <w:rsid w:val="00C95165"/>
    <w:rsid w:val="00C95338"/>
    <w:rsid w:val="00C9611A"/>
    <w:rsid w:val="00C9616E"/>
    <w:rsid w:val="00C967E4"/>
    <w:rsid w:val="00C96B99"/>
    <w:rsid w:val="00C96C4B"/>
    <w:rsid w:val="00C96EB8"/>
    <w:rsid w:val="00C97B9A"/>
    <w:rsid w:val="00C97D46"/>
    <w:rsid w:val="00C97DA3"/>
    <w:rsid w:val="00CA0020"/>
    <w:rsid w:val="00CA0746"/>
    <w:rsid w:val="00CA08C3"/>
    <w:rsid w:val="00CA0F16"/>
    <w:rsid w:val="00CA1A67"/>
    <w:rsid w:val="00CA259B"/>
    <w:rsid w:val="00CA25A5"/>
    <w:rsid w:val="00CA25FE"/>
    <w:rsid w:val="00CA28AD"/>
    <w:rsid w:val="00CA2ED8"/>
    <w:rsid w:val="00CA2F05"/>
    <w:rsid w:val="00CA39A8"/>
    <w:rsid w:val="00CA416B"/>
    <w:rsid w:val="00CA50ED"/>
    <w:rsid w:val="00CA5330"/>
    <w:rsid w:val="00CA5963"/>
    <w:rsid w:val="00CA614B"/>
    <w:rsid w:val="00CA6217"/>
    <w:rsid w:val="00CA6D4D"/>
    <w:rsid w:val="00CA6F56"/>
    <w:rsid w:val="00CA7035"/>
    <w:rsid w:val="00CA7215"/>
    <w:rsid w:val="00CA727C"/>
    <w:rsid w:val="00CA75F6"/>
    <w:rsid w:val="00CA7DBB"/>
    <w:rsid w:val="00CA7E46"/>
    <w:rsid w:val="00CB0B97"/>
    <w:rsid w:val="00CB0F04"/>
    <w:rsid w:val="00CB1133"/>
    <w:rsid w:val="00CB1173"/>
    <w:rsid w:val="00CB1DCB"/>
    <w:rsid w:val="00CB2345"/>
    <w:rsid w:val="00CB2EE6"/>
    <w:rsid w:val="00CB383C"/>
    <w:rsid w:val="00CB3A13"/>
    <w:rsid w:val="00CB4601"/>
    <w:rsid w:val="00CB4C20"/>
    <w:rsid w:val="00CB5731"/>
    <w:rsid w:val="00CB595F"/>
    <w:rsid w:val="00CB5D45"/>
    <w:rsid w:val="00CB5DC4"/>
    <w:rsid w:val="00CB6397"/>
    <w:rsid w:val="00CB646A"/>
    <w:rsid w:val="00CB6D9D"/>
    <w:rsid w:val="00CB6E7D"/>
    <w:rsid w:val="00CB6EE4"/>
    <w:rsid w:val="00CB7362"/>
    <w:rsid w:val="00CB7574"/>
    <w:rsid w:val="00CB7B93"/>
    <w:rsid w:val="00CB7C4E"/>
    <w:rsid w:val="00CB7FFC"/>
    <w:rsid w:val="00CC0502"/>
    <w:rsid w:val="00CC0D45"/>
    <w:rsid w:val="00CC100A"/>
    <w:rsid w:val="00CC1CD8"/>
    <w:rsid w:val="00CC20F4"/>
    <w:rsid w:val="00CC3032"/>
    <w:rsid w:val="00CC3CCF"/>
    <w:rsid w:val="00CC4622"/>
    <w:rsid w:val="00CC4B82"/>
    <w:rsid w:val="00CC4C53"/>
    <w:rsid w:val="00CC565F"/>
    <w:rsid w:val="00CC6121"/>
    <w:rsid w:val="00CC6172"/>
    <w:rsid w:val="00CC61A2"/>
    <w:rsid w:val="00CC635A"/>
    <w:rsid w:val="00CC63A7"/>
    <w:rsid w:val="00CC63CC"/>
    <w:rsid w:val="00CC75D2"/>
    <w:rsid w:val="00CC7910"/>
    <w:rsid w:val="00CC7B11"/>
    <w:rsid w:val="00CC7B9C"/>
    <w:rsid w:val="00CC7BF5"/>
    <w:rsid w:val="00CD0632"/>
    <w:rsid w:val="00CD0C14"/>
    <w:rsid w:val="00CD1626"/>
    <w:rsid w:val="00CD1BEC"/>
    <w:rsid w:val="00CD2058"/>
    <w:rsid w:val="00CD243F"/>
    <w:rsid w:val="00CD2AFA"/>
    <w:rsid w:val="00CD2BA6"/>
    <w:rsid w:val="00CD41ED"/>
    <w:rsid w:val="00CD4354"/>
    <w:rsid w:val="00CD43FA"/>
    <w:rsid w:val="00CD459A"/>
    <w:rsid w:val="00CD5211"/>
    <w:rsid w:val="00CD563B"/>
    <w:rsid w:val="00CD751E"/>
    <w:rsid w:val="00CD7666"/>
    <w:rsid w:val="00CD79E4"/>
    <w:rsid w:val="00CE062F"/>
    <w:rsid w:val="00CE085A"/>
    <w:rsid w:val="00CE0926"/>
    <w:rsid w:val="00CE11A1"/>
    <w:rsid w:val="00CE2054"/>
    <w:rsid w:val="00CE2164"/>
    <w:rsid w:val="00CE2D9E"/>
    <w:rsid w:val="00CE3331"/>
    <w:rsid w:val="00CE3F63"/>
    <w:rsid w:val="00CE3FD4"/>
    <w:rsid w:val="00CE433C"/>
    <w:rsid w:val="00CE4976"/>
    <w:rsid w:val="00CE4FB4"/>
    <w:rsid w:val="00CE5330"/>
    <w:rsid w:val="00CE56B9"/>
    <w:rsid w:val="00CE5E7A"/>
    <w:rsid w:val="00CE6555"/>
    <w:rsid w:val="00CE7154"/>
    <w:rsid w:val="00CE7162"/>
    <w:rsid w:val="00CE7553"/>
    <w:rsid w:val="00CE7877"/>
    <w:rsid w:val="00CE7DF6"/>
    <w:rsid w:val="00CF05C9"/>
    <w:rsid w:val="00CF06A6"/>
    <w:rsid w:val="00CF0759"/>
    <w:rsid w:val="00CF0839"/>
    <w:rsid w:val="00CF0D05"/>
    <w:rsid w:val="00CF13C5"/>
    <w:rsid w:val="00CF1B8F"/>
    <w:rsid w:val="00CF1D83"/>
    <w:rsid w:val="00CF1DB3"/>
    <w:rsid w:val="00CF2993"/>
    <w:rsid w:val="00CF2A52"/>
    <w:rsid w:val="00CF2ADC"/>
    <w:rsid w:val="00CF2EB5"/>
    <w:rsid w:val="00CF367F"/>
    <w:rsid w:val="00CF3A1C"/>
    <w:rsid w:val="00CF3C55"/>
    <w:rsid w:val="00CF46B5"/>
    <w:rsid w:val="00CF4A86"/>
    <w:rsid w:val="00CF5BED"/>
    <w:rsid w:val="00CF6DB6"/>
    <w:rsid w:val="00CF7413"/>
    <w:rsid w:val="00CF7FFE"/>
    <w:rsid w:val="00D00D1F"/>
    <w:rsid w:val="00D00D50"/>
    <w:rsid w:val="00D012C7"/>
    <w:rsid w:val="00D016FB"/>
    <w:rsid w:val="00D01897"/>
    <w:rsid w:val="00D01F15"/>
    <w:rsid w:val="00D025EB"/>
    <w:rsid w:val="00D02825"/>
    <w:rsid w:val="00D030AA"/>
    <w:rsid w:val="00D032AE"/>
    <w:rsid w:val="00D0359A"/>
    <w:rsid w:val="00D03D71"/>
    <w:rsid w:val="00D03DCC"/>
    <w:rsid w:val="00D03EEC"/>
    <w:rsid w:val="00D03FBE"/>
    <w:rsid w:val="00D04546"/>
    <w:rsid w:val="00D04640"/>
    <w:rsid w:val="00D0482F"/>
    <w:rsid w:val="00D04927"/>
    <w:rsid w:val="00D04A3D"/>
    <w:rsid w:val="00D0557A"/>
    <w:rsid w:val="00D0610C"/>
    <w:rsid w:val="00D06922"/>
    <w:rsid w:val="00D06ADE"/>
    <w:rsid w:val="00D06C09"/>
    <w:rsid w:val="00D077EC"/>
    <w:rsid w:val="00D07C9E"/>
    <w:rsid w:val="00D10835"/>
    <w:rsid w:val="00D10C04"/>
    <w:rsid w:val="00D10DD4"/>
    <w:rsid w:val="00D11E92"/>
    <w:rsid w:val="00D12CE1"/>
    <w:rsid w:val="00D1345F"/>
    <w:rsid w:val="00D1361F"/>
    <w:rsid w:val="00D1451E"/>
    <w:rsid w:val="00D14742"/>
    <w:rsid w:val="00D1499F"/>
    <w:rsid w:val="00D15C9D"/>
    <w:rsid w:val="00D1610D"/>
    <w:rsid w:val="00D16797"/>
    <w:rsid w:val="00D16E65"/>
    <w:rsid w:val="00D17FB4"/>
    <w:rsid w:val="00D17FC6"/>
    <w:rsid w:val="00D202B5"/>
    <w:rsid w:val="00D206F3"/>
    <w:rsid w:val="00D20721"/>
    <w:rsid w:val="00D20EA6"/>
    <w:rsid w:val="00D212E8"/>
    <w:rsid w:val="00D21456"/>
    <w:rsid w:val="00D214D5"/>
    <w:rsid w:val="00D216F5"/>
    <w:rsid w:val="00D21824"/>
    <w:rsid w:val="00D21868"/>
    <w:rsid w:val="00D21E96"/>
    <w:rsid w:val="00D22A5E"/>
    <w:rsid w:val="00D23386"/>
    <w:rsid w:val="00D2346B"/>
    <w:rsid w:val="00D23E30"/>
    <w:rsid w:val="00D24261"/>
    <w:rsid w:val="00D245D6"/>
    <w:rsid w:val="00D248DF"/>
    <w:rsid w:val="00D254C1"/>
    <w:rsid w:val="00D256E0"/>
    <w:rsid w:val="00D2580B"/>
    <w:rsid w:val="00D25AD4"/>
    <w:rsid w:val="00D27028"/>
    <w:rsid w:val="00D27090"/>
    <w:rsid w:val="00D275B3"/>
    <w:rsid w:val="00D27612"/>
    <w:rsid w:val="00D3011D"/>
    <w:rsid w:val="00D30770"/>
    <w:rsid w:val="00D31324"/>
    <w:rsid w:val="00D315DF"/>
    <w:rsid w:val="00D31644"/>
    <w:rsid w:val="00D31792"/>
    <w:rsid w:val="00D318BE"/>
    <w:rsid w:val="00D31B0C"/>
    <w:rsid w:val="00D31E1C"/>
    <w:rsid w:val="00D31E4A"/>
    <w:rsid w:val="00D3266D"/>
    <w:rsid w:val="00D32D1E"/>
    <w:rsid w:val="00D33A4A"/>
    <w:rsid w:val="00D33D6E"/>
    <w:rsid w:val="00D34806"/>
    <w:rsid w:val="00D35072"/>
    <w:rsid w:val="00D35EDE"/>
    <w:rsid w:val="00D36193"/>
    <w:rsid w:val="00D364CD"/>
    <w:rsid w:val="00D365BC"/>
    <w:rsid w:val="00D36610"/>
    <w:rsid w:val="00D3668F"/>
    <w:rsid w:val="00D36910"/>
    <w:rsid w:val="00D36B3D"/>
    <w:rsid w:val="00D3743A"/>
    <w:rsid w:val="00D3758B"/>
    <w:rsid w:val="00D3764E"/>
    <w:rsid w:val="00D37823"/>
    <w:rsid w:val="00D37B7B"/>
    <w:rsid w:val="00D37B96"/>
    <w:rsid w:val="00D37D2B"/>
    <w:rsid w:val="00D40AE3"/>
    <w:rsid w:val="00D40D7E"/>
    <w:rsid w:val="00D40E1B"/>
    <w:rsid w:val="00D41879"/>
    <w:rsid w:val="00D41B27"/>
    <w:rsid w:val="00D41F85"/>
    <w:rsid w:val="00D4273F"/>
    <w:rsid w:val="00D42A69"/>
    <w:rsid w:val="00D43739"/>
    <w:rsid w:val="00D43BE4"/>
    <w:rsid w:val="00D43F16"/>
    <w:rsid w:val="00D441A2"/>
    <w:rsid w:val="00D443A8"/>
    <w:rsid w:val="00D447BD"/>
    <w:rsid w:val="00D448DC"/>
    <w:rsid w:val="00D449E0"/>
    <w:rsid w:val="00D44B12"/>
    <w:rsid w:val="00D453BC"/>
    <w:rsid w:val="00D45706"/>
    <w:rsid w:val="00D4579A"/>
    <w:rsid w:val="00D45CF2"/>
    <w:rsid w:val="00D4633C"/>
    <w:rsid w:val="00D463C6"/>
    <w:rsid w:val="00D46609"/>
    <w:rsid w:val="00D46C2A"/>
    <w:rsid w:val="00D47127"/>
    <w:rsid w:val="00D4733F"/>
    <w:rsid w:val="00D4751F"/>
    <w:rsid w:val="00D47AA7"/>
    <w:rsid w:val="00D47C94"/>
    <w:rsid w:val="00D47E14"/>
    <w:rsid w:val="00D47F31"/>
    <w:rsid w:val="00D500F0"/>
    <w:rsid w:val="00D5012D"/>
    <w:rsid w:val="00D5019E"/>
    <w:rsid w:val="00D5054D"/>
    <w:rsid w:val="00D50794"/>
    <w:rsid w:val="00D5082E"/>
    <w:rsid w:val="00D5148F"/>
    <w:rsid w:val="00D514B2"/>
    <w:rsid w:val="00D51911"/>
    <w:rsid w:val="00D51EE1"/>
    <w:rsid w:val="00D52180"/>
    <w:rsid w:val="00D5249C"/>
    <w:rsid w:val="00D53404"/>
    <w:rsid w:val="00D539F2"/>
    <w:rsid w:val="00D5428C"/>
    <w:rsid w:val="00D54479"/>
    <w:rsid w:val="00D545F1"/>
    <w:rsid w:val="00D54FE8"/>
    <w:rsid w:val="00D5530D"/>
    <w:rsid w:val="00D5531B"/>
    <w:rsid w:val="00D55608"/>
    <w:rsid w:val="00D55BC9"/>
    <w:rsid w:val="00D5603D"/>
    <w:rsid w:val="00D561AA"/>
    <w:rsid w:val="00D56284"/>
    <w:rsid w:val="00D56989"/>
    <w:rsid w:val="00D56D0A"/>
    <w:rsid w:val="00D57425"/>
    <w:rsid w:val="00D5745E"/>
    <w:rsid w:val="00D577F0"/>
    <w:rsid w:val="00D57988"/>
    <w:rsid w:val="00D57AFB"/>
    <w:rsid w:val="00D605B9"/>
    <w:rsid w:val="00D60802"/>
    <w:rsid w:val="00D60F9B"/>
    <w:rsid w:val="00D611C0"/>
    <w:rsid w:val="00D6163F"/>
    <w:rsid w:val="00D6198D"/>
    <w:rsid w:val="00D61C21"/>
    <w:rsid w:val="00D623E3"/>
    <w:rsid w:val="00D625D5"/>
    <w:rsid w:val="00D626BC"/>
    <w:rsid w:val="00D62B53"/>
    <w:rsid w:val="00D62BD1"/>
    <w:rsid w:val="00D63009"/>
    <w:rsid w:val="00D63797"/>
    <w:rsid w:val="00D638A9"/>
    <w:rsid w:val="00D64149"/>
    <w:rsid w:val="00D642E9"/>
    <w:rsid w:val="00D6448B"/>
    <w:rsid w:val="00D644CE"/>
    <w:rsid w:val="00D6457D"/>
    <w:rsid w:val="00D649E0"/>
    <w:rsid w:val="00D64BA9"/>
    <w:rsid w:val="00D64F7C"/>
    <w:rsid w:val="00D65377"/>
    <w:rsid w:val="00D65472"/>
    <w:rsid w:val="00D65EF9"/>
    <w:rsid w:val="00D66001"/>
    <w:rsid w:val="00D663FD"/>
    <w:rsid w:val="00D66D09"/>
    <w:rsid w:val="00D66D48"/>
    <w:rsid w:val="00D701F0"/>
    <w:rsid w:val="00D70A39"/>
    <w:rsid w:val="00D70BB3"/>
    <w:rsid w:val="00D7140B"/>
    <w:rsid w:val="00D716D9"/>
    <w:rsid w:val="00D717EF"/>
    <w:rsid w:val="00D726CB"/>
    <w:rsid w:val="00D731AF"/>
    <w:rsid w:val="00D73B65"/>
    <w:rsid w:val="00D73E54"/>
    <w:rsid w:val="00D73FA2"/>
    <w:rsid w:val="00D7408E"/>
    <w:rsid w:val="00D74DB5"/>
    <w:rsid w:val="00D751DD"/>
    <w:rsid w:val="00D7527F"/>
    <w:rsid w:val="00D755C1"/>
    <w:rsid w:val="00D75642"/>
    <w:rsid w:val="00D76309"/>
    <w:rsid w:val="00D767D9"/>
    <w:rsid w:val="00D76FF5"/>
    <w:rsid w:val="00D77445"/>
    <w:rsid w:val="00D77566"/>
    <w:rsid w:val="00D779F1"/>
    <w:rsid w:val="00D77F96"/>
    <w:rsid w:val="00D80E9E"/>
    <w:rsid w:val="00D80F2C"/>
    <w:rsid w:val="00D81049"/>
    <w:rsid w:val="00D818A3"/>
    <w:rsid w:val="00D81F5B"/>
    <w:rsid w:val="00D822D1"/>
    <w:rsid w:val="00D82780"/>
    <w:rsid w:val="00D82CE7"/>
    <w:rsid w:val="00D83900"/>
    <w:rsid w:val="00D83F48"/>
    <w:rsid w:val="00D8423A"/>
    <w:rsid w:val="00D84740"/>
    <w:rsid w:val="00D84796"/>
    <w:rsid w:val="00D85059"/>
    <w:rsid w:val="00D85EEB"/>
    <w:rsid w:val="00D8610E"/>
    <w:rsid w:val="00D86251"/>
    <w:rsid w:val="00D86310"/>
    <w:rsid w:val="00D8732F"/>
    <w:rsid w:val="00D87D4F"/>
    <w:rsid w:val="00D90444"/>
    <w:rsid w:val="00D90B32"/>
    <w:rsid w:val="00D90F7B"/>
    <w:rsid w:val="00D91503"/>
    <w:rsid w:val="00D91806"/>
    <w:rsid w:val="00D91899"/>
    <w:rsid w:val="00D91AD6"/>
    <w:rsid w:val="00D91D2C"/>
    <w:rsid w:val="00D9243E"/>
    <w:rsid w:val="00D927D3"/>
    <w:rsid w:val="00D928EC"/>
    <w:rsid w:val="00D92D8D"/>
    <w:rsid w:val="00D92E8A"/>
    <w:rsid w:val="00D92EA3"/>
    <w:rsid w:val="00D931B7"/>
    <w:rsid w:val="00D933EB"/>
    <w:rsid w:val="00D93C88"/>
    <w:rsid w:val="00D94D3A"/>
    <w:rsid w:val="00D95254"/>
    <w:rsid w:val="00D968CC"/>
    <w:rsid w:val="00D969DF"/>
    <w:rsid w:val="00D96DD6"/>
    <w:rsid w:val="00D97245"/>
    <w:rsid w:val="00DA007E"/>
    <w:rsid w:val="00DA06CD"/>
    <w:rsid w:val="00DA06D7"/>
    <w:rsid w:val="00DA0836"/>
    <w:rsid w:val="00DA0FF0"/>
    <w:rsid w:val="00DA1082"/>
    <w:rsid w:val="00DA12E7"/>
    <w:rsid w:val="00DA165A"/>
    <w:rsid w:val="00DA2108"/>
    <w:rsid w:val="00DA266F"/>
    <w:rsid w:val="00DA2847"/>
    <w:rsid w:val="00DA2E31"/>
    <w:rsid w:val="00DA34A5"/>
    <w:rsid w:val="00DA3808"/>
    <w:rsid w:val="00DA41AA"/>
    <w:rsid w:val="00DA53AF"/>
    <w:rsid w:val="00DA59E8"/>
    <w:rsid w:val="00DA5B0C"/>
    <w:rsid w:val="00DA632C"/>
    <w:rsid w:val="00DA7099"/>
    <w:rsid w:val="00DB050E"/>
    <w:rsid w:val="00DB0760"/>
    <w:rsid w:val="00DB0928"/>
    <w:rsid w:val="00DB1223"/>
    <w:rsid w:val="00DB1819"/>
    <w:rsid w:val="00DB1C2C"/>
    <w:rsid w:val="00DB221C"/>
    <w:rsid w:val="00DB23AC"/>
    <w:rsid w:val="00DB2C27"/>
    <w:rsid w:val="00DB32CB"/>
    <w:rsid w:val="00DB3980"/>
    <w:rsid w:val="00DB3E86"/>
    <w:rsid w:val="00DB43C5"/>
    <w:rsid w:val="00DB46DB"/>
    <w:rsid w:val="00DB51BC"/>
    <w:rsid w:val="00DB56E9"/>
    <w:rsid w:val="00DB5995"/>
    <w:rsid w:val="00DB5AD9"/>
    <w:rsid w:val="00DB5B8C"/>
    <w:rsid w:val="00DB6CF9"/>
    <w:rsid w:val="00DB7D7D"/>
    <w:rsid w:val="00DB7F52"/>
    <w:rsid w:val="00DC02AF"/>
    <w:rsid w:val="00DC02E9"/>
    <w:rsid w:val="00DC073D"/>
    <w:rsid w:val="00DC0D7B"/>
    <w:rsid w:val="00DC0E54"/>
    <w:rsid w:val="00DC109F"/>
    <w:rsid w:val="00DC14BC"/>
    <w:rsid w:val="00DC1CE2"/>
    <w:rsid w:val="00DC1D59"/>
    <w:rsid w:val="00DC1DF4"/>
    <w:rsid w:val="00DC2742"/>
    <w:rsid w:val="00DC2790"/>
    <w:rsid w:val="00DC2E71"/>
    <w:rsid w:val="00DC3250"/>
    <w:rsid w:val="00DC3A7B"/>
    <w:rsid w:val="00DC3CA7"/>
    <w:rsid w:val="00DC4332"/>
    <w:rsid w:val="00DC47BF"/>
    <w:rsid w:val="00DC49AE"/>
    <w:rsid w:val="00DC4CCB"/>
    <w:rsid w:val="00DC4CFB"/>
    <w:rsid w:val="00DC4E7A"/>
    <w:rsid w:val="00DC537D"/>
    <w:rsid w:val="00DC57AA"/>
    <w:rsid w:val="00DC57DF"/>
    <w:rsid w:val="00DC5A9B"/>
    <w:rsid w:val="00DC5F4B"/>
    <w:rsid w:val="00DC6067"/>
    <w:rsid w:val="00DC6238"/>
    <w:rsid w:val="00DC6FDB"/>
    <w:rsid w:val="00DC700E"/>
    <w:rsid w:val="00DC785D"/>
    <w:rsid w:val="00DC78FA"/>
    <w:rsid w:val="00DC7A12"/>
    <w:rsid w:val="00DD0AEC"/>
    <w:rsid w:val="00DD0DA0"/>
    <w:rsid w:val="00DD0E43"/>
    <w:rsid w:val="00DD197F"/>
    <w:rsid w:val="00DD1F8D"/>
    <w:rsid w:val="00DD2727"/>
    <w:rsid w:val="00DD35F3"/>
    <w:rsid w:val="00DD3705"/>
    <w:rsid w:val="00DD3747"/>
    <w:rsid w:val="00DD3749"/>
    <w:rsid w:val="00DD39A9"/>
    <w:rsid w:val="00DD3A47"/>
    <w:rsid w:val="00DD588C"/>
    <w:rsid w:val="00DD5EBC"/>
    <w:rsid w:val="00DD62E7"/>
    <w:rsid w:val="00DD6951"/>
    <w:rsid w:val="00DD6F5F"/>
    <w:rsid w:val="00DD7267"/>
    <w:rsid w:val="00DD7456"/>
    <w:rsid w:val="00DE0010"/>
    <w:rsid w:val="00DE16AB"/>
    <w:rsid w:val="00DE1785"/>
    <w:rsid w:val="00DE3194"/>
    <w:rsid w:val="00DE34A0"/>
    <w:rsid w:val="00DE42DF"/>
    <w:rsid w:val="00DE4A63"/>
    <w:rsid w:val="00DE4B4D"/>
    <w:rsid w:val="00DE4D27"/>
    <w:rsid w:val="00DE55EB"/>
    <w:rsid w:val="00DE599D"/>
    <w:rsid w:val="00DE5C35"/>
    <w:rsid w:val="00DE5F02"/>
    <w:rsid w:val="00DE61C6"/>
    <w:rsid w:val="00DE6686"/>
    <w:rsid w:val="00DE6DF4"/>
    <w:rsid w:val="00DE72CB"/>
    <w:rsid w:val="00DE73AB"/>
    <w:rsid w:val="00DE7710"/>
    <w:rsid w:val="00DE792B"/>
    <w:rsid w:val="00DE7C87"/>
    <w:rsid w:val="00DF0984"/>
    <w:rsid w:val="00DF0A04"/>
    <w:rsid w:val="00DF0F4D"/>
    <w:rsid w:val="00DF124E"/>
    <w:rsid w:val="00DF198D"/>
    <w:rsid w:val="00DF218E"/>
    <w:rsid w:val="00DF2566"/>
    <w:rsid w:val="00DF2618"/>
    <w:rsid w:val="00DF2D01"/>
    <w:rsid w:val="00DF3365"/>
    <w:rsid w:val="00DF35F0"/>
    <w:rsid w:val="00DF44B1"/>
    <w:rsid w:val="00DF4633"/>
    <w:rsid w:val="00DF48B9"/>
    <w:rsid w:val="00DF4AB9"/>
    <w:rsid w:val="00DF4FC6"/>
    <w:rsid w:val="00DF519F"/>
    <w:rsid w:val="00DF56A2"/>
    <w:rsid w:val="00DF5BDF"/>
    <w:rsid w:val="00DF6024"/>
    <w:rsid w:val="00DF6607"/>
    <w:rsid w:val="00DF6634"/>
    <w:rsid w:val="00DF666F"/>
    <w:rsid w:val="00DF6927"/>
    <w:rsid w:val="00DF6A67"/>
    <w:rsid w:val="00DF6B62"/>
    <w:rsid w:val="00DF74EC"/>
    <w:rsid w:val="00DF7762"/>
    <w:rsid w:val="00DF7B5A"/>
    <w:rsid w:val="00DF7E21"/>
    <w:rsid w:val="00E004A1"/>
    <w:rsid w:val="00E00577"/>
    <w:rsid w:val="00E006B9"/>
    <w:rsid w:val="00E022DB"/>
    <w:rsid w:val="00E03147"/>
    <w:rsid w:val="00E03188"/>
    <w:rsid w:val="00E031EE"/>
    <w:rsid w:val="00E0378D"/>
    <w:rsid w:val="00E043C1"/>
    <w:rsid w:val="00E04D14"/>
    <w:rsid w:val="00E05198"/>
    <w:rsid w:val="00E056CA"/>
    <w:rsid w:val="00E05B64"/>
    <w:rsid w:val="00E05E7E"/>
    <w:rsid w:val="00E06C8A"/>
    <w:rsid w:val="00E06D1A"/>
    <w:rsid w:val="00E07FB6"/>
    <w:rsid w:val="00E1008A"/>
    <w:rsid w:val="00E1064C"/>
    <w:rsid w:val="00E108A0"/>
    <w:rsid w:val="00E108EB"/>
    <w:rsid w:val="00E109E8"/>
    <w:rsid w:val="00E117F4"/>
    <w:rsid w:val="00E11937"/>
    <w:rsid w:val="00E11A5A"/>
    <w:rsid w:val="00E11ECB"/>
    <w:rsid w:val="00E13063"/>
    <w:rsid w:val="00E136F2"/>
    <w:rsid w:val="00E13792"/>
    <w:rsid w:val="00E13BA2"/>
    <w:rsid w:val="00E14671"/>
    <w:rsid w:val="00E148C2"/>
    <w:rsid w:val="00E149CD"/>
    <w:rsid w:val="00E15058"/>
    <w:rsid w:val="00E15DBA"/>
    <w:rsid w:val="00E16754"/>
    <w:rsid w:val="00E167D9"/>
    <w:rsid w:val="00E17418"/>
    <w:rsid w:val="00E17966"/>
    <w:rsid w:val="00E20338"/>
    <w:rsid w:val="00E21B90"/>
    <w:rsid w:val="00E21D34"/>
    <w:rsid w:val="00E22592"/>
    <w:rsid w:val="00E2306E"/>
    <w:rsid w:val="00E23989"/>
    <w:rsid w:val="00E23C1C"/>
    <w:rsid w:val="00E23DCF"/>
    <w:rsid w:val="00E24104"/>
    <w:rsid w:val="00E24AB3"/>
    <w:rsid w:val="00E24BE9"/>
    <w:rsid w:val="00E24D36"/>
    <w:rsid w:val="00E25125"/>
    <w:rsid w:val="00E2520B"/>
    <w:rsid w:val="00E252CE"/>
    <w:rsid w:val="00E252DB"/>
    <w:rsid w:val="00E2538A"/>
    <w:rsid w:val="00E25923"/>
    <w:rsid w:val="00E2595B"/>
    <w:rsid w:val="00E267D6"/>
    <w:rsid w:val="00E269B1"/>
    <w:rsid w:val="00E270A9"/>
    <w:rsid w:val="00E2717C"/>
    <w:rsid w:val="00E27991"/>
    <w:rsid w:val="00E30178"/>
    <w:rsid w:val="00E3032C"/>
    <w:rsid w:val="00E30409"/>
    <w:rsid w:val="00E309A3"/>
    <w:rsid w:val="00E30B42"/>
    <w:rsid w:val="00E31613"/>
    <w:rsid w:val="00E319BF"/>
    <w:rsid w:val="00E31A89"/>
    <w:rsid w:val="00E31D8E"/>
    <w:rsid w:val="00E322E8"/>
    <w:rsid w:val="00E33B15"/>
    <w:rsid w:val="00E33BCC"/>
    <w:rsid w:val="00E33D40"/>
    <w:rsid w:val="00E33F6D"/>
    <w:rsid w:val="00E33F94"/>
    <w:rsid w:val="00E34458"/>
    <w:rsid w:val="00E3470F"/>
    <w:rsid w:val="00E35AB3"/>
    <w:rsid w:val="00E35FFE"/>
    <w:rsid w:val="00E36738"/>
    <w:rsid w:val="00E369F9"/>
    <w:rsid w:val="00E36E5D"/>
    <w:rsid w:val="00E370A6"/>
    <w:rsid w:val="00E37AEC"/>
    <w:rsid w:val="00E405C5"/>
    <w:rsid w:val="00E409A0"/>
    <w:rsid w:val="00E40BD3"/>
    <w:rsid w:val="00E41153"/>
    <w:rsid w:val="00E41C83"/>
    <w:rsid w:val="00E423E5"/>
    <w:rsid w:val="00E42475"/>
    <w:rsid w:val="00E42541"/>
    <w:rsid w:val="00E429BB"/>
    <w:rsid w:val="00E42FF8"/>
    <w:rsid w:val="00E43271"/>
    <w:rsid w:val="00E432DD"/>
    <w:rsid w:val="00E43488"/>
    <w:rsid w:val="00E43823"/>
    <w:rsid w:val="00E44847"/>
    <w:rsid w:val="00E44F94"/>
    <w:rsid w:val="00E451D7"/>
    <w:rsid w:val="00E453A6"/>
    <w:rsid w:val="00E45CDB"/>
    <w:rsid w:val="00E460E0"/>
    <w:rsid w:val="00E461A7"/>
    <w:rsid w:val="00E468B7"/>
    <w:rsid w:val="00E470CB"/>
    <w:rsid w:val="00E47DB0"/>
    <w:rsid w:val="00E50008"/>
    <w:rsid w:val="00E50543"/>
    <w:rsid w:val="00E507B8"/>
    <w:rsid w:val="00E50A21"/>
    <w:rsid w:val="00E51304"/>
    <w:rsid w:val="00E5136F"/>
    <w:rsid w:val="00E514B9"/>
    <w:rsid w:val="00E5155A"/>
    <w:rsid w:val="00E518A4"/>
    <w:rsid w:val="00E519BE"/>
    <w:rsid w:val="00E526C4"/>
    <w:rsid w:val="00E526E4"/>
    <w:rsid w:val="00E52C56"/>
    <w:rsid w:val="00E53554"/>
    <w:rsid w:val="00E53937"/>
    <w:rsid w:val="00E53AD5"/>
    <w:rsid w:val="00E53BE1"/>
    <w:rsid w:val="00E53CCC"/>
    <w:rsid w:val="00E53E27"/>
    <w:rsid w:val="00E54D10"/>
    <w:rsid w:val="00E5643E"/>
    <w:rsid w:val="00E56496"/>
    <w:rsid w:val="00E564A5"/>
    <w:rsid w:val="00E5667F"/>
    <w:rsid w:val="00E56890"/>
    <w:rsid w:val="00E56932"/>
    <w:rsid w:val="00E56D03"/>
    <w:rsid w:val="00E56D48"/>
    <w:rsid w:val="00E5756B"/>
    <w:rsid w:val="00E57B13"/>
    <w:rsid w:val="00E60074"/>
    <w:rsid w:val="00E601C8"/>
    <w:rsid w:val="00E601D2"/>
    <w:rsid w:val="00E60665"/>
    <w:rsid w:val="00E6082B"/>
    <w:rsid w:val="00E60849"/>
    <w:rsid w:val="00E6093F"/>
    <w:rsid w:val="00E60AF2"/>
    <w:rsid w:val="00E611AD"/>
    <w:rsid w:val="00E61A65"/>
    <w:rsid w:val="00E61A7C"/>
    <w:rsid w:val="00E61E5A"/>
    <w:rsid w:val="00E6247E"/>
    <w:rsid w:val="00E62639"/>
    <w:rsid w:val="00E626C7"/>
    <w:rsid w:val="00E62971"/>
    <w:rsid w:val="00E62C41"/>
    <w:rsid w:val="00E62D44"/>
    <w:rsid w:val="00E630DA"/>
    <w:rsid w:val="00E631F3"/>
    <w:rsid w:val="00E63A66"/>
    <w:rsid w:val="00E63A78"/>
    <w:rsid w:val="00E651FF"/>
    <w:rsid w:val="00E661F6"/>
    <w:rsid w:val="00E664EA"/>
    <w:rsid w:val="00E6726D"/>
    <w:rsid w:val="00E675E3"/>
    <w:rsid w:val="00E67935"/>
    <w:rsid w:val="00E67A95"/>
    <w:rsid w:val="00E70227"/>
    <w:rsid w:val="00E70943"/>
    <w:rsid w:val="00E716A8"/>
    <w:rsid w:val="00E7216F"/>
    <w:rsid w:val="00E7258C"/>
    <w:rsid w:val="00E72B0B"/>
    <w:rsid w:val="00E7324C"/>
    <w:rsid w:val="00E735F9"/>
    <w:rsid w:val="00E7406C"/>
    <w:rsid w:val="00E743DC"/>
    <w:rsid w:val="00E747B2"/>
    <w:rsid w:val="00E74A6B"/>
    <w:rsid w:val="00E74CD2"/>
    <w:rsid w:val="00E7525F"/>
    <w:rsid w:val="00E75687"/>
    <w:rsid w:val="00E75A5C"/>
    <w:rsid w:val="00E75F43"/>
    <w:rsid w:val="00E762B7"/>
    <w:rsid w:val="00E76A01"/>
    <w:rsid w:val="00E76F6E"/>
    <w:rsid w:val="00E76FE5"/>
    <w:rsid w:val="00E77036"/>
    <w:rsid w:val="00E77741"/>
    <w:rsid w:val="00E77C22"/>
    <w:rsid w:val="00E80AF4"/>
    <w:rsid w:val="00E80BB6"/>
    <w:rsid w:val="00E80DCC"/>
    <w:rsid w:val="00E80E7A"/>
    <w:rsid w:val="00E81068"/>
    <w:rsid w:val="00E8124E"/>
    <w:rsid w:val="00E8143F"/>
    <w:rsid w:val="00E81746"/>
    <w:rsid w:val="00E81D80"/>
    <w:rsid w:val="00E82359"/>
    <w:rsid w:val="00E827A7"/>
    <w:rsid w:val="00E828CA"/>
    <w:rsid w:val="00E82AC4"/>
    <w:rsid w:val="00E831D9"/>
    <w:rsid w:val="00E8393E"/>
    <w:rsid w:val="00E846EA"/>
    <w:rsid w:val="00E84F68"/>
    <w:rsid w:val="00E855D1"/>
    <w:rsid w:val="00E8632C"/>
    <w:rsid w:val="00E86395"/>
    <w:rsid w:val="00E863BA"/>
    <w:rsid w:val="00E86A03"/>
    <w:rsid w:val="00E87045"/>
    <w:rsid w:val="00E879ED"/>
    <w:rsid w:val="00E9023B"/>
    <w:rsid w:val="00E90E91"/>
    <w:rsid w:val="00E92A96"/>
    <w:rsid w:val="00E92CFE"/>
    <w:rsid w:val="00E936E1"/>
    <w:rsid w:val="00E93A05"/>
    <w:rsid w:val="00E93E55"/>
    <w:rsid w:val="00E93F05"/>
    <w:rsid w:val="00E943E2"/>
    <w:rsid w:val="00E94624"/>
    <w:rsid w:val="00E94AC3"/>
    <w:rsid w:val="00E95810"/>
    <w:rsid w:val="00E95950"/>
    <w:rsid w:val="00E95A98"/>
    <w:rsid w:val="00E9624A"/>
    <w:rsid w:val="00E96AE7"/>
    <w:rsid w:val="00EA04D4"/>
    <w:rsid w:val="00EA0A92"/>
    <w:rsid w:val="00EA0CAE"/>
    <w:rsid w:val="00EA0FD5"/>
    <w:rsid w:val="00EA1250"/>
    <w:rsid w:val="00EA16BB"/>
    <w:rsid w:val="00EA1A95"/>
    <w:rsid w:val="00EA1C31"/>
    <w:rsid w:val="00EA27B0"/>
    <w:rsid w:val="00EA2EF1"/>
    <w:rsid w:val="00EA3093"/>
    <w:rsid w:val="00EA3199"/>
    <w:rsid w:val="00EA3276"/>
    <w:rsid w:val="00EA40CC"/>
    <w:rsid w:val="00EA4A72"/>
    <w:rsid w:val="00EA5DD0"/>
    <w:rsid w:val="00EA65B4"/>
    <w:rsid w:val="00EA6636"/>
    <w:rsid w:val="00EA67E7"/>
    <w:rsid w:val="00EA686A"/>
    <w:rsid w:val="00EA6AC5"/>
    <w:rsid w:val="00EA74F8"/>
    <w:rsid w:val="00EA7A33"/>
    <w:rsid w:val="00EA7A5B"/>
    <w:rsid w:val="00EA7FA3"/>
    <w:rsid w:val="00EB00E9"/>
    <w:rsid w:val="00EB00F3"/>
    <w:rsid w:val="00EB056A"/>
    <w:rsid w:val="00EB0959"/>
    <w:rsid w:val="00EB0A13"/>
    <w:rsid w:val="00EB10A1"/>
    <w:rsid w:val="00EB12FF"/>
    <w:rsid w:val="00EB140E"/>
    <w:rsid w:val="00EB19EE"/>
    <w:rsid w:val="00EB2F64"/>
    <w:rsid w:val="00EB3448"/>
    <w:rsid w:val="00EB3673"/>
    <w:rsid w:val="00EB39E9"/>
    <w:rsid w:val="00EB3D0D"/>
    <w:rsid w:val="00EB44FE"/>
    <w:rsid w:val="00EB4808"/>
    <w:rsid w:val="00EB4F59"/>
    <w:rsid w:val="00EB54BB"/>
    <w:rsid w:val="00EB5ECC"/>
    <w:rsid w:val="00EB6909"/>
    <w:rsid w:val="00EB6DFF"/>
    <w:rsid w:val="00EB7274"/>
    <w:rsid w:val="00EB73AF"/>
    <w:rsid w:val="00EB759D"/>
    <w:rsid w:val="00EB7A11"/>
    <w:rsid w:val="00EB7C0E"/>
    <w:rsid w:val="00EC0B13"/>
    <w:rsid w:val="00EC0B1C"/>
    <w:rsid w:val="00EC0BA0"/>
    <w:rsid w:val="00EC1DCD"/>
    <w:rsid w:val="00EC2C30"/>
    <w:rsid w:val="00EC2E75"/>
    <w:rsid w:val="00EC2FAE"/>
    <w:rsid w:val="00EC36CD"/>
    <w:rsid w:val="00EC3899"/>
    <w:rsid w:val="00EC3FFE"/>
    <w:rsid w:val="00EC4442"/>
    <w:rsid w:val="00EC4E89"/>
    <w:rsid w:val="00EC524C"/>
    <w:rsid w:val="00EC5B7B"/>
    <w:rsid w:val="00EC654A"/>
    <w:rsid w:val="00EC6AB6"/>
    <w:rsid w:val="00EC7822"/>
    <w:rsid w:val="00EC7C5E"/>
    <w:rsid w:val="00EC7DC9"/>
    <w:rsid w:val="00EC7F19"/>
    <w:rsid w:val="00ED00EF"/>
    <w:rsid w:val="00ED01AE"/>
    <w:rsid w:val="00ED0289"/>
    <w:rsid w:val="00ED038A"/>
    <w:rsid w:val="00ED1127"/>
    <w:rsid w:val="00ED157D"/>
    <w:rsid w:val="00ED15FE"/>
    <w:rsid w:val="00ED1F62"/>
    <w:rsid w:val="00ED1FCE"/>
    <w:rsid w:val="00ED2437"/>
    <w:rsid w:val="00ED3697"/>
    <w:rsid w:val="00ED4534"/>
    <w:rsid w:val="00ED46DD"/>
    <w:rsid w:val="00ED4BEC"/>
    <w:rsid w:val="00ED4D25"/>
    <w:rsid w:val="00ED4D4B"/>
    <w:rsid w:val="00ED5042"/>
    <w:rsid w:val="00ED53D8"/>
    <w:rsid w:val="00ED566F"/>
    <w:rsid w:val="00ED6076"/>
    <w:rsid w:val="00ED69C1"/>
    <w:rsid w:val="00ED7326"/>
    <w:rsid w:val="00ED75DB"/>
    <w:rsid w:val="00ED7619"/>
    <w:rsid w:val="00ED765A"/>
    <w:rsid w:val="00ED77A3"/>
    <w:rsid w:val="00ED784F"/>
    <w:rsid w:val="00ED7EEA"/>
    <w:rsid w:val="00EE092F"/>
    <w:rsid w:val="00EE0F56"/>
    <w:rsid w:val="00EE1CDE"/>
    <w:rsid w:val="00EE238A"/>
    <w:rsid w:val="00EE37AE"/>
    <w:rsid w:val="00EE3AD2"/>
    <w:rsid w:val="00EE3D60"/>
    <w:rsid w:val="00EE40C2"/>
    <w:rsid w:val="00EE460D"/>
    <w:rsid w:val="00EE518A"/>
    <w:rsid w:val="00EE5280"/>
    <w:rsid w:val="00EE5BEF"/>
    <w:rsid w:val="00EE5FBE"/>
    <w:rsid w:val="00EE6144"/>
    <w:rsid w:val="00EE65C5"/>
    <w:rsid w:val="00EE79FA"/>
    <w:rsid w:val="00EF053E"/>
    <w:rsid w:val="00EF08A1"/>
    <w:rsid w:val="00EF0A22"/>
    <w:rsid w:val="00EF0E7D"/>
    <w:rsid w:val="00EF12C9"/>
    <w:rsid w:val="00EF1585"/>
    <w:rsid w:val="00EF164D"/>
    <w:rsid w:val="00EF1B1B"/>
    <w:rsid w:val="00EF26C6"/>
    <w:rsid w:val="00EF2B8F"/>
    <w:rsid w:val="00EF2DB7"/>
    <w:rsid w:val="00EF3736"/>
    <w:rsid w:val="00EF3978"/>
    <w:rsid w:val="00EF3B1D"/>
    <w:rsid w:val="00EF4433"/>
    <w:rsid w:val="00EF522B"/>
    <w:rsid w:val="00EF5D46"/>
    <w:rsid w:val="00EF6045"/>
    <w:rsid w:val="00EF6093"/>
    <w:rsid w:val="00EF60C9"/>
    <w:rsid w:val="00EF636D"/>
    <w:rsid w:val="00EF6A1F"/>
    <w:rsid w:val="00EF6D35"/>
    <w:rsid w:val="00EF6F42"/>
    <w:rsid w:val="00EF70B5"/>
    <w:rsid w:val="00EF71AE"/>
    <w:rsid w:val="00EF7291"/>
    <w:rsid w:val="00F007C6"/>
    <w:rsid w:val="00F00B76"/>
    <w:rsid w:val="00F00EAF"/>
    <w:rsid w:val="00F01A9A"/>
    <w:rsid w:val="00F01B97"/>
    <w:rsid w:val="00F01F86"/>
    <w:rsid w:val="00F0341C"/>
    <w:rsid w:val="00F03749"/>
    <w:rsid w:val="00F049C2"/>
    <w:rsid w:val="00F04A3C"/>
    <w:rsid w:val="00F04C6B"/>
    <w:rsid w:val="00F054ED"/>
    <w:rsid w:val="00F0575E"/>
    <w:rsid w:val="00F05875"/>
    <w:rsid w:val="00F05D2E"/>
    <w:rsid w:val="00F05F4C"/>
    <w:rsid w:val="00F06191"/>
    <w:rsid w:val="00F06B8C"/>
    <w:rsid w:val="00F06D9E"/>
    <w:rsid w:val="00F06F0C"/>
    <w:rsid w:val="00F07168"/>
    <w:rsid w:val="00F071C5"/>
    <w:rsid w:val="00F0727E"/>
    <w:rsid w:val="00F07804"/>
    <w:rsid w:val="00F1008A"/>
    <w:rsid w:val="00F1062C"/>
    <w:rsid w:val="00F10B2C"/>
    <w:rsid w:val="00F10C4E"/>
    <w:rsid w:val="00F111BD"/>
    <w:rsid w:val="00F1167A"/>
    <w:rsid w:val="00F11797"/>
    <w:rsid w:val="00F11886"/>
    <w:rsid w:val="00F11FA3"/>
    <w:rsid w:val="00F1247D"/>
    <w:rsid w:val="00F1270E"/>
    <w:rsid w:val="00F12EE3"/>
    <w:rsid w:val="00F13A97"/>
    <w:rsid w:val="00F13D86"/>
    <w:rsid w:val="00F144B4"/>
    <w:rsid w:val="00F14850"/>
    <w:rsid w:val="00F14B75"/>
    <w:rsid w:val="00F15E42"/>
    <w:rsid w:val="00F17594"/>
    <w:rsid w:val="00F1778B"/>
    <w:rsid w:val="00F177E6"/>
    <w:rsid w:val="00F17811"/>
    <w:rsid w:val="00F17BC9"/>
    <w:rsid w:val="00F20B41"/>
    <w:rsid w:val="00F20D55"/>
    <w:rsid w:val="00F21D7B"/>
    <w:rsid w:val="00F222A0"/>
    <w:rsid w:val="00F223BB"/>
    <w:rsid w:val="00F22EE6"/>
    <w:rsid w:val="00F23159"/>
    <w:rsid w:val="00F235C7"/>
    <w:rsid w:val="00F23663"/>
    <w:rsid w:val="00F23B4F"/>
    <w:rsid w:val="00F24423"/>
    <w:rsid w:val="00F25754"/>
    <w:rsid w:val="00F25A04"/>
    <w:rsid w:val="00F25E03"/>
    <w:rsid w:val="00F267A3"/>
    <w:rsid w:val="00F26D7B"/>
    <w:rsid w:val="00F26D9F"/>
    <w:rsid w:val="00F26F94"/>
    <w:rsid w:val="00F27D00"/>
    <w:rsid w:val="00F27E1F"/>
    <w:rsid w:val="00F30B10"/>
    <w:rsid w:val="00F30E78"/>
    <w:rsid w:val="00F31E61"/>
    <w:rsid w:val="00F321B4"/>
    <w:rsid w:val="00F3273B"/>
    <w:rsid w:val="00F32BB3"/>
    <w:rsid w:val="00F32CD4"/>
    <w:rsid w:val="00F33115"/>
    <w:rsid w:val="00F3327F"/>
    <w:rsid w:val="00F33432"/>
    <w:rsid w:val="00F33C63"/>
    <w:rsid w:val="00F33F52"/>
    <w:rsid w:val="00F345E9"/>
    <w:rsid w:val="00F34CE5"/>
    <w:rsid w:val="00F3567A"/>
    <w:rsid w:val="00F36774"/>
    <w:rsid w:val="00F36BAA"/>
    <w:rsid w:val="00F36FC9"/>
    <w:rsid w:val="00F40060"/>
    <w:rsid w:val="00F401CC"/>
    <w:rsid w:val="00F4077F"/>
    <w:rsid w:val="00F40A7E"/>
    <w:rsid w:val="00F40E03"/>
    <w:rsid w:val="00F40EAF"/>
    <w:rsid w:val="00F417CF"/>
    <w:rsid w:val="00F41DAC"/>
    <w:rsid w:val="00F41DD3"/>
    <w:rsid w:val="00F4203B"/>
    <w:rsid w:val="00F420DE"/>
    <w:rsid w:val="00F42665"/>
    <w:rsid w:val="00F430B7"/>
    <w:rsid w:val="00F4312E"/>
    <w:rsid w:val="00F434A2"/>
    <w:rsid w:val="00F43A2B"/>
    <w:rsid w:val="00F43E9C"/>
    <w:rsid w:val="00F440B8"/>
    <w:rsid w:val="00F444F0"/>
    <w:rsid w:val="00F44F0C"/>
    <w:rsid w:val="00F44F22"/>
    <w:rsid w:val="00F45000"/>
    <w:rsid w:val="00F45303"/>
    <w:rsid w:val="00F4550C"/>
    <w:rsid w:val="00F4586A"/>
    <w:rsid w:val="00F45F73"/>
    <w:rsid w:val="00F462B6"/>
    <w:rsid w:val="00F464AB"/>
    <w:rsid w:val="00F46925"/>
    <w:rsid w:val="00F46C80"/>
    <w:rsid w:val="00F47251"/>
    <w:rsid w:val="00F47457"/>
    <w:rsid w:val="00F476CE"/>
    <w:rsid w:val="00F476F1"/>
    <w:rsid w:val="00F47955"/>
    <w:rsid w:val="00F47E83"/>
    <w:rsid w:val="00F50752"/>
    <w:rsid w:val="00F508E5"/>
    <w:rsid w:val="00F51B03"/>
    <w:rsid w:val="00F51B5B"/>
    <w:rsid w:val="00F51BB4"/>
    <w:rsid w:val="00F5233B"/>
    <w:rsid w:val="00F526C9"/>
    <w:rsid w:val="00F52FE3"/>
    <w:rsid w:val="00F5403D"/>
    <w:rsid w:val="00F54625"/>
    <w:rsid w:val="00F54D68"/>
    <w:rsid w:val="00F550BF"/>
    <w:rsid w:val="00F55269"/>
    <w:rsid w:val="00F55639"/>
    <w:rsid w:val="00F56775"/>
    <w:rsid w:val="00F56944"/>
    <w:rsid w:val="00F57028"/>
    <w:rsid w:val="00F57377"/>
    <w:rsid w:val="00F57440"/>
    <w:rsid w:val="00F57E98"/>
    <w:rsid w:val="00F57F25"/>
    <w:rsid w:val="00F60803"/>
    <w:rsid w:val="00F608AC"/>
    <w:rsid w:val="00F610B7"/>
    <w:rsid w:val="00F6143D"/>
    <w:rsid w:val="00F61DE9"/>
    <w:rsid w:val="00F620D0"/>
    <w:rsid w:val="00F6262E"/>
    <w:rsid w:val="00F62C4D"/>
    <w:rsid w:val="00F6306A"/>
    <w:rsid w:val="00F6351F"/>
    <w:rsid w:val="00F6407D"/>
    <w:rsid w:val="00F64566"/>
    <w:rsid w:val="00F64728"/>
    <w:rsid w:val="00F649F2"/>
    <w:rsid w:val="00F64A0B"/>
    <w:rsid w:val="00F64D1A"/>
    <w:rsid w:val="00F655F3"/>
    <w:rsid w:val="00F65AD2"/>
    <w:rsid w:val="00F665B4"/>
    <w:rsid w:val="00F66913"/>
    <w:rsid w:val="00F6781B"/>
    <w:rsid w:val="00F67EF5"/>
    <w:rsid w:val="00F706CC"/>
    <w:rsid w:val="00F70909"/>
    <w:rsid w:val="00F70A52"/>
    <w:rsid w:val="00F70C9E"/>
    <w:rsid w:val="00F71029"/>
    <w:rsid w:val="00F7146B"/>
    <w:rsid w:val="00F718EF"/>
    <w:rsid w:val="00F72540"/>
    <w:rsid w:val="00F7269E"/>
    <w:rsid w:val="00F72909"/>
    <w:rsid w:val="00F72AE1"/>
    <w:rsid w:val="00F72F3E"/>
    <w:rsid w:val="00F73853"/>
    <w:rsid w:val="00F73C1D"/>
    <w:rsid w:val="00F74079"/>
    <w:rsid w:val="00F7407F"/>
    <w:rsid w:val="00F74371"/>
    <w:rsid w:val="00F74A03"/>
    <w:rsid w:val="00F74A1A"/>
    <w:rsid w:val="00F750AD"/>
    <w:rsid w:val="00F7541B"/>
    <w:rsid w:val="00F754FA"/>
    <w:rsid w:val="00F75BCB"/>
    <w:rsid w:val="00F75C9E"/>
    <w:rsid w:val="00F7606A"/>
    <w:rsid w:val="00F76696"/>
    <w:rsid w:val="00F76C23"/>
    <w:rsid w:val="00F76E7C"/>
    <w:rsid w:val="00F76F2E"/>
    <w:rsid w:val="00F76F81"/>
    <w:rsid w:val="00F778D1"/>
    <w:rsid w:val="00F8001F"/>
    <w:rsid w:val="00F8030B"/>
    <w:rsid w:val="00F804BA"/>
    <w:rsid w:val="00F80ECB"/>
    <w:rsid w:val="00F8106C"/>
    <w:rsid w:val="00F8163C"/>
    <w:rsid w:val="00F819AE"/>
    <w:rsid w:val="00F81C59"/>
    <w:rsid w:val="00F82021"/>
    <w:rsid w:val="00F822F2"/>
    <w:rsid w:val="00F82396"/>
    <w:rsid w:val="00F82443"/>
    <w:rsid w:val="00F82751"/>
    <w:rsid w:val="00F82A76"/>
    <w:rsid w:val="00F82D8D"/>
    <w:rsid w:val="00F83037"/>
    <w:rsid w:val="00F830E6"/>
    <w:rsid w:val="00F833CD"/>
    <w:rsid w:val="00F83456"/>
    <w:rsid w:val="00F836A1"/>
    <w:rsid w:val="00F83881"/>
    <w:rsid w:val="00F83FA5"/>
    <w:rsid w:val="00F840B2"/>
    <w:rsid w:val="00F842B6"/>
    <w:rsid w:val="00F842E8"/>
    <w:rsid w:val="00F84E80"/>
    <w:rsid w:val="00F84EDE"/>
    <w:rsid w:val="00F85262"/>
    <w:rsid w:val="00F857D8"/>
    <w:rsid w:val="00F859C6"/>
    <w:rsid w:val="00F862AF"/>
    <w:rsid w:val="00F8635D"/>
    <w:rsid w:val="00F86512"/>
    <w:rsid w:val="00F86B69"/>
    <w:rsid w:val="00F86BEE"/>
    <w:rsid w:val="00F86C5E"/>
    <w:rsid w:val="00F87582"/>
    <w:rsid w:val="00F87ACB"/>
    <w:rsid w:val="00F87E97"/>
    <w:rsid w:val="00F904CE"/>
    <w:rsid w:val="00F90F76"/>
    <w:rsid w:val="00F91E93"/>
    <w:rsid w:val="00F92DF0"/>
    <w:rsid w:val="00F93B01"/>
    <w:rsid w:val="00F93FEC"/>
    <w:rsid w:val="00F9489C"/>
    <w:rsid w:val="00F94C8F"/>
    <w:rsid w:val="00F94CF0"/>
    <w:rsid w:val="00F9539B"/>
    <w:rsid w:val="00F95777"/>
    <w:rsid w:val="00F95E5E"/>
    <w:rsid w:val="00F961BD"/>
    <w:rsid w:val="00F9628C"/>
    <w:rsid w:val="00F9655B"/>
    <w:rsid w:val="00F967F0"/>
    <w:rsid w:val="00F97862"/>
    <w:rsid w:val="00F97F9A"/>
    <w:rsid w:val="00FA015D"/>
    <w:rsid w:val="00FA04CC"/>
    <w:rsid w:val="00FA0617"/>
    <w:rsid w:val="00FA09A1"/>
    <w:rsid w:val="00FA0D04"/>
    <w:rsid w:val="00FA1201"/>
    <w:rsid w:val="00FA1B7A"/>
    <w:rsid w:val="00FA2EBD"/>
    <w:rsid w:val="00FA317A"/>
    <w:rsid w:val="00FA37F5"/>
    <w:rsid w:val="00FA39EC"/>
    <w:rsid w:val="00FA3F4E"/>
    <w:rsid w:val="00FA3F53"/>
    <w:rsid w:val="00FA4207"/>
    <w:rsid w:val="00FA4257"/>
    <w:rsid w:val="00FA42CA"/>
    <w:rsid w:val="00FA4459"/>
    <w:rsid w:val="00FA449D"/>
    <w:rsid w:val="00FA4619"/>
    <w:rsid w:val="00FA4A46"/>
    <w:rsid w:val="00FA5078"/>
    <w:rsid w:val="00FA5945"/>
    <w:rsid w:val="00FA6106"/>
    <w:rsid w:val="00FA616E"/>
    <w:rsid w:val="00FA62F9"/>
    <w:rsid w:val="00FA64CD"/>
    <w:rsid w:val="00FA6761"/>
    <w:rsid w:val="00FA690D"/>
    <w:rsid w:val="00FA6ADF"/>
    <w:rsid w:val="00FA7071"/>
    <w:rsid w:val="00FA710C"/>
    <w:rsid w:val="00FA7713"/>
    <w:rsid w:val="00FA79D8"/>
    <w:rsid w:val="00FA7F9C"/>
    <w:rsid w:val="00FB05F2"/>
    <w:rsid w:val="00FB0C3C"/>
    <w:rsid w:val="00FB104C"/>
    <w:rsid w:val="00FB18DB"/>
    <w:rsid w:val="00FB1CD4"/>
    <w:rsid w:val="00FB1D31"/>
    <w:rsid w:val="00FB1D70"/>
    <w:rsid w:val="00FB1DDB"/>
    <w:rsid w:val="00FB1ED8"/>
    <w:rsid w:val="00FB1F9C"/>
    <w:rsid w:val="00FB3822"/>
    <w:rsid w:val="00FB46E2"/>
    <w:rsid w:val="00FB4B3F"/>
    <w:rsid w:val="00FB4C32"/>
    <w:rsid w:val="00FB4DD2"/>
    <w:rsid w:val="00FB5445"/>
    <w:rsid w:val="00FB5A11"/>
    <w:rsid w:val="00FB5E45"/>
    <w:rsid w:val="00FB6BE7"/>
    <w:rsid w:val="00FB6FB5"/>
    <w:rsid w:val="00FB723C"/>
    <w:rsid w:val="00FB7322"/>
    <w:rsid w:val="00FB7BD1"/>
    <w:rsid w:val="00FB7EA0"/>
    <w:rsid w:val="00FC08CD"/>
    <w:rsid w:val="00FC0EBD"/>
    <w:rsid w:val="00FC11D5"/>
    <w:rsid w:val="00FC14EC"/>
    <w:rsid w:val="00FC1C71"/>
    <w:rsid w:val="00FC282F"/>
    <w:rsid w:val="00FC2D9B"/>
    <w:rsid w:val="00FC3116"/>
    <w:rsid w:val="00FC3242"/>
    <w:rsid w:val="00FC3A7C"/>
    <w:rsid w:val="00FC43AC"/>
    <w:rsid w:val="00FC483F"/>
    <w:rsid w:val="00FC4AB6"/>
    <w:rsid w:val="00FC4CAA"/>
    <w:rsid w:val="00FC4EA3"/>
    <w:rsid w:val="00FC5067"/>
    <w:rsid w:val="00FC5111"/>
    <w:rsid w:val="00FC520E"/>
    <w:rsid w:val="00FC5BB5"/>
    <w:rsid w:val="00FC66BD"/>
    <w:rsid w:val="00FC6F91"/>
    <w:rsid w:val="00FC706C"/>
    <w:rsid w:val="00FC76F1"/>
    <w:rsid w:val="00FC79AF"/>
    <w:rsid w:val="00FC7D2C"/>
    <w:rsid w:val="00FD0252"/>
    <w:rsid w:val="00FD0583"/>
    <w:rsid w:val="00FD0DCF"/>
    <w:rsid w:val="00FD1065"/>
    <w:rsid w:val="00FD192F"/>
    <w:rsid w:val="00FD1B10"/>
    <w:rsid w:val="00FD20DE"/>
    <w:rsid w:val="00FD2808"/>
    <w:rsid w:val="00FD2EBF"/>
    <w:rsid w:val="00FD38DB"/>
    <w:rsid w:val="00FD3FB0"/>
    <w:rsid w:val="00FD4239"/>
    <w:rsid w:val="00FD4C75"/>
    <w:rsid w:val="00FD531E"/>
    <w:rsid w:val="00FD5B73"/>
    <w:rsid w:val="00FD5B7A"/>
    <w:rsid w:val="00FD5EB4"/>
    <w:rsid w:val="00FD676D"/>
    <w:rsid w:val="00FD6D06"/>
    <w:rsid w:val="00FD73D8"/>
    <w:rsid w:val="00FD799C"/>
    <w:rsid w:val="00FD7BA7"/>
    <w:rsid w:val="00FE01FC"/>
    <w:rsid w:val="00FE0AA9"/>
    <w:rsid w:val="00FE0DEC"/>
    <w:rsid w:val="00FE1925"/>
    <w:rsid w:val="00FE1973"/>
    <w:rsid w:val="00FE21C5"/>
    <w:rsid w:val="00FE221C"/>
    <w:rsid w:val="00FE228B"/>
    <w:rsid w:val="00FE23F3"/>
    <w:rsid w:val="00FE281E"/>
    <w:rsid w:val="00FE3336"/>
    <w:rsid w:val="00FE3854"/>
    <w:rsid w:val="00FE4229"/>
    <w:rsid w:val="00FE52FC"/>
    <w:rsid w:val="00FE567E"/>
    <w:rsid w:val="00FE5D2E"/>
    <w:rsid w:val="00FE6437"/>
    <w:rsid w:val="00FE64A6"/>
    <w:rsid w:val="00FE68C4"/>
    <w:rsid w:val="00FE69BE"/>
    <w:rsid w:val="00FE790C"/>
    <w:rsid w:val="00FE7AEC"/>
    <w:rsid w:val="00FF048A"/>
    <w:rsid w:val="00FF0589"/>
    <w:rsid w:val="00FF07E3"/>
    <w:rsid w:val="00FF08AC"/>
    <w:rsid w:val="00FF1096"/>
    <w:rsid w:val="00FF156D"/>
    <w:rsid w:val="00FF1B06"/>
    <w:rsid w:val="00FF20DA"/>
    <w:rsid w:val="00FF21B7"/>
    <w:rsid w:val="00FF2F03"/>
    <w:rsid w:val="00FF30C1"/>
    <w:rsid w:val="00FF3510"/>
    <w:rsid w:val="00FF3E93"/>
    <w:rsid w:val="00FF4E03"/>
    <w:rsid w:val="00FF4F5E"/>
    <w:rsid w:val="00FF5604"/>
    <w:rsid w:val="00FF590B"/>
    <w:rsid w:val="00FF59E2"/>
    <w:rsid w:val="00FF5CB3"/>
    <w:rsid w:val="00FF5EE1"/>
    <w:rsid w:val="00FF6129"/>
    <w:rsid w:val="00FF615D"/>
    <w:rsid w:val="00FF6617"/>
    <w:rsid w:val="00FF67EE"/>
    <w:rsid w:val="00FF6C64"/>
    <w:rsid w:val="00FF6CDD"/>
    <w:rsid w:val="00FF6DFF"/>
    <w:rsid w:val="00FF71D7"/>
    <w:rsid w:val="00FF7715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AC82AD9"/>
  <w15:docId w15:val="{6DA924BA-52C6-F14B-AAFD-FFA7EA3E0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84EDE"/>
    <w:rPr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D37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qFormat/>
    <w:rsid w:val="002346E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B1F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D374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">
    <w:name w:val="ti"/>
    <w:basedOn w:val="Carpredefinitoparagrafo"/>
    <w:rsid w:val="002346EF"/>
  </w:style>
  <w:style w:type="character" w:styleId="Collegamentoipertestuale">
    <w:name w:val="Hyperlink"/>
    <w:rsid w:val="002346EF"/>
    <w:rPr>
      <w:color w:val="0000FF"/>
      <w:u w:val="single"/>
    </w:rPr>
  </w:style>
  <w:style w:type="character" w:customStyle="1" w:styleId="linkbar">
    <w:name w:val="linkbar"/>
    <w:basedOn w:val="Carpredefinitoparagrafo"/>
    <w:rsid w:val="002346EF"/>
  </w:style>
  <w:style w:type="paragraph" w:customStyle="1" w:styleId="affiliation">
    <w:name w:val="affiliation"/>
    <w:basedOn w:val="Normale"/>
    <w:rsid w:val="002346EF"/>
    <w:pPr>
      <w:spacing w:before="100" w:beforeAutospacing="1" w:after="100" w:afterAutospacing="1"/>
    </w:pPr>
  </w:style>
  <w:style w:type="paragraph" w:customStyle="1" w:styleId="abstract">
    <w:name w:val="abstract"/>
    <w:basedOn w:val="Normale"/>
    <w:rsid w:val="002346EF"/>
    <w:pPr>
      <w:spacing w:before="100" w:beforeAutospacing="1" w:after="100" w:afterAutospacing="1"/>
    </w:pPr>
  </w:style>
  <w:style w:type="paragraph" w:customStyle="1" w:styleId="pmid">
    <w:name w:val="pmid"/>
    <w:basedOn w:val="Normale"/>
    <w:rsid w:val="002346EF"/>
    <w:pPr>
      <w:spacing w:before="100" w:beforeAutospacing="1" w:after="100" w:afterAutospacing="1"/>
    </w:pPr>
  </w:style>
  <w:style w:type="paragraph" w:customStyle="1" w:styleId="desc">
    <w:name w:val="desc"/>
    <w:basedOn w:val="Normale"/>
    <w:rsid w:val="002346EF"/>
    <w:pPr>
      <w:spacing w:before="100" w:beforeAutospacing="1" w:after="100" w:afterAutospacing="1"/>
    </w:pPr>
  </w:style>
  <w:style w:type="character" w:styleId="Enfasicorsivo">
    <w:name w:val="Emphasis"/>
    <w:uiPriority w:val="20"/>
    <w:qFormat/>
    <w:rsid w:val="002346EF"/>
    <w:rPr>
      <w:i/>
      <w:iCs/>
    </w:rPr>
  </w:style>
  <w:style w:type="paragraph" w:customStyle="1" w:styleId="note">
    <w:name w:val="note"/>
    <w:basedOn w:val="Normale"/>
    <w:rsid w:val="002346EF"/>
    <w:pPr>
      <w:spacing w:before="100" w:beforeAutospacing="1" w:after="100" w:afterAutospacing="1"/>
    </w:pPr>
  </w:style>
  <w:style w:type="character" w:customStyle="1" w:styleId="reviewflag">
    <w:name w:val="reviewflag"/>
    <w:basedOn w:val="Carpredefinitoparagrafo"/>
    <w:rsid w:val="002346EF"/>
  </w:style>
  <w:style w:type="character" w:customStyle="1" w:styleId="name">
    <w:name w:val="name"/>
    <w:rsid w:val="00B20E18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401CC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semiHidden/>
    <w:rsid w:val="00F401CC"/>
    <w:rPr>
      <w:rFonts w:ascii="Segoe UI" w:hAnsi="Segoe UI" w:cs="Segoe UI"/>
      <w:sz w:val="18"/>
      <w:szCs w:val="18"/>
    </w:rPr>
  </w:style>
  <w:style w:type="character" w:styleId="Rimandocommento">
    <w:name w:val="annotation reference"/>
    <w:uiPriority w:val="99"/>
    <w:semiHidden/>
    <w:unhideWhenUsed/>
    <w:rsid w:val="00F401CC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F401CC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F401CC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F401CC"/>
    <w:rPr>
      <w:b/>
      <w:bCs/>
    </w:rPr>
  </w:style>
  <w:style w:type="character" w:customStyle="1" w:styleId="SoggettocommentoCarattere">
    <w:name w:val="Soggetto commento Carattere"/>
    <w:link w:val="Soggettocommento"/>
    <w:uiPriority w:val="99"/>
    <w:semiHidden/>
    <w:rsid w:val="00F401CC"/>
    <w:rPr>
      <w:b/>
      <w:bCs/>
    </w:rPr>
  </w:style>
  <w:style w:type="paragraph" w:customStyle="1" w:styleId="Sfondoacolori-Colore11">
    <w:name w:val="Sfondo a colori - Colore 11"/>
    <w:hidden/>
    <w:uiPriority w:val="71"/>
    <w:rsid w:val="00A510C5"/>
    <w:rPr>
      <w:sz w:val="24"/>
      <w:szCs w:val="24"/>
      <w:lang w:eastAsia="it-IT"/>
    </w:rPr>
  </w:style>
  <w:style w:type="paragraph" w:customStyle="1" w:styleId="Revisione1">
    <w:name w:val="Revisione1"/>
    <w:hidden/>
    <w:uiPriority w:val="99"/>
    <w:semiHidden/>
    <w:rsid w:val="0019299F"/>
    <w:rPr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DB7F5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DB7F52"/>
    <w:rPr>
      <w:sz w:val="24"/>
      <w:szCs w:val="24"/>
    </w:rPr>
  </w:style>
  <w:style w:type="paragraph" w:styleId="Pidipagina">
    <w:name w:val="footer"/>
    <w:basedOn w:val="Normale"/>
    <w:link w:val="PidipaginaCarattere"/>
    <w:unhideWhenUsed/>
    <w:rsid w:val="00DB7F5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DB7F52"/>
    <w:rPr>
      <w:sz w:val="24"/>
      <w:szCs w:val="24"/>
    </w:rPr>
  </w:style>
  <w:style w:type="character" w:customStyle="1" w:styleId="FooterChar">
    <w:name w:val="Footer Char"/>
    <w:semiHidden/>
    <w:locked/>
    <w:rsid w:val="00F41DD3"/>
    <w:rPr>
      <w:rFonts w:cs="Times New Roman"/>
      <w:lang w:val="x-none" w:eastAsia="en-US"/>
    </w:rPr>
  </w:style>
  <w:style w:type="character" w:styleId="Numeropagina">
    <w:name w:val="page number"/>
    <w:rsid w:val="00F41DD3"/>
    <w:rPr>
      <w:rFonts w:cs="Times New Roman"/>
    </w:rPr>
  </w:style>
  <w:style w:type="character" w:styleId="Numeroriga">
    <w:name w:val="line number"/>
    <w:basedOn w:val="Carpredefinitoparagrafo"/>
    <w:rsid w:val="007D0905"/>
  </w:style>
  <w:style w:type="paragraph" w:styleId="NormaleWeb">
    <w:name w:val="Normal (Web)"/>
    <w:basedOn w:val="Normale"/>
    <w:uiPriority w:val="99"/>
    <w:semiHidden/>
    <w:unhideWhenUsed/>
    <w:rsid w:val="00D40AE3"/>
    <w:pPr>
      <w:spacing w:before="100" w:beforeAutospacing="1" w:after="100" w:afterAutospacing="1"/>
    </w:pPr>
    <w:rPr>
      <w:rFonts w:ascii="Times" w:hAnsi="Times"/>
      <w:sz w:val="20"/>
      <w:szCs w:val="20"/>
      <w:lang w:eastAsia="en-US"/>
    </w:rPr>
  </w:style>
  <w:style w:type="paragraph" w:customStyle="1" w:styleId="Intestazioneepidipagina">
    <w:name w:val="Intestazione e piè di pagina"/>
    <w:rsid w:val="00AA6ED2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customStyle="1" w:styleId="Corpo">
    <w:name w:val="Corpo"/>
    <w:rsid w:val="00AA6ED2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hAnsi="Arial Unicode MS" w:cs="Arial Unicode MS"/>
      <w:color w:val="000000"/>
      <w:sz w:val="24"/>
      <w:szCs w:val="24"/>
      <w:u w:color="000000"/>
      <w:bdr w:val="nil"/>
      <w:lang w:val="en-US"/>
    </w:rPr>
  </w:style>
  <w:style w:type="character" w:customStyle="1" w:styleId="Link">
    <w:name w:val="Link"/>
    <w:rsid w:val="00AA6ED2"/>
    <w:rPr>
      <w:color w:val="0000FF"/>
      <w:u w:val="single" w:color="0000FF"/>
    </w:rPr>
  </w:style>
  <w:style w:type="character" w:customStyle="1" w:styleId="Hyperlink0">
    <w:name w:val="Hyperlink.0"/>
    <w:rsid w:val="00AA6ED2"/>
    <w:rPr>
      <w:color w:val="0000FF"/>
      <w:u w:val="single" w:color="0000FF"/>
      <w:lang w:val="en-US"/>
    </w:rPr>
  </w:style>
  <w:style w:type="paragraph" w:customStyle="1" w:styleId="Didefault">
    <w:name w:val="Di default"/>
    <w:rsid w:val="00AA6ED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sz w:val="22"/>
      <w:szCs w:val="22"/>
      <w:bdr w:val="nil"/>
    </w:rPr>
  </w:style>
  <w:style w:type="character" w:customStyle="1" w:styleId="Hyperlink1">
    <w:name w:val="Hyperlink.1"/>
    <w:rsid w:val="00AA6ED2"/>
    <w:rPr>
      <w:rFonts w:cs="Times New Roman"/>
      <w:color w:val="0432FF"/>
      <w:u w:color="0432FF"/>
      <w:lang w:val="en-US"/>
    </w:rPr>
  </w:style>
  <w:style w:type="character" w:customStyle="1" w:styleId="Hyperlink2">
    <w:name w:val="Hyperlink.2"/>
    <w:rsid w:val="00AA6ED2"/>
    <w:rPr>
      <w:color w:val="0432FF"/>
      <w:u w:val="none" w:color="0432FF"/>
      <w:lang w:val="en-US"/>
    </w:rPr>
  </w:style>
  <w:style w:type="character" w:customStyle="1" w:styleId="Hyperlink3">
    <w:name w:val="Hyperlink.3"/>
    <w:rsid w:val="00AA6ED2"/>
    <w:rPr>
      <w:rFonts w:cs="Times New Roman"/>
      <w:color w:val="0432FF"/>
      <w:u w:color="0432FF"/>
      <w:lang w:val="en-US"/>
    </w:rPr>
  </w:style>
  <w:style w:type="character" w:customStyle="1" w:styleId="Hyperlink4">
    <w:name w:val="Hyperlink.4"/>
    <w:rsid w:val="00AA6ED2"/>
    <w:rPr>
      <w:rFonts w:cs="Times New Roman"/>
      <w:color w:val="000000"/>
      <w:u w:color="000000"/>
      <w:lang w:val="en-US"/>
    </w:rPr>
  </w:style>
  <w:style w:type="character" w:customStyle="1" w:styleId="Hyperlink5">
    <w:name w:val="Hyperlink.5"/>
    <w:rsid w:val="00AA6ED2"/>
    <w:rPr>
      <w:color w:val="000000"/>
      <w:u w:val="none" w:color="000000"/>
      <w:lang w:val="en-US"/>
    </w:rPr>
  </w:style>
  <w:style w:type="character" w:customStyle="1" w:styleId="Hyperlink6">
    <w:name w:val="Hyperlink.6"/>
    <w:rsid w:val="00AA6ED2"/>
    <w:rPr>
      <w:color w:val="000000"/>
      <w:u w:val="none" w:color="000000"/>
      <w:lang w:val="en-US"/>
    </w:rPr>
  </w:style>
  <w:style w:type="character" w:customStyle="1" w:styleId="Hyperlink7">
    <w:name w:val="Hyperlink.7"/>
    <w:rsid w:val="00AA6ED2"/>
    <w:rPr>
      <w:rFonts w:cs="Times New Roman"/>
      <w:lang w:val="en-US"/>
    </w:rPr>
  </w:style>
  <w:style w:type="character" w:customStyle="1" w:styleId="Hyperlink8">
    <w:name w:val="Hyperlink.8"/>
    <w:rsid w:val="00AA6ED2"/>
    <w:rPr>
      <w:rFonts w:cs="Times New Roman"/>
      <w:color w:val="000000"/>
      <w:u w:color="000000"/>
      <w:lang w:val="en-US"/>
    </w:rPr>
  </w:style>
  <w:style w:type="character" w:customStyle="1" w:styleId="Hyperlink9">
    <w:name w:val="Hyperlink.9"/>
    <w:rsid w:val="00AA6ED2"/>
    <w:rPr>
      <w:rFonts w:cs="Times New Roman"/>
      <w:color w:val="000000"/>
      <w:u w:color="000000"/>
    </w:rPr>
  </w:style>
  <w:style w:type="character" w:customStyle="1" w:styleId="Hyperlink10">
    <w:name w:val="Hyperlink.10"/>
    <w:rsid w:val="00AA6ED2"/>
  </w:style>
  <w:style w:type="character" w:customStyle="1" w:styleId="Hyperlink11">
    <w:name w:val="Hyperlink.11"/>
    <w:rsid w:val="00AA6ED2"/>
    <w:rPr>
      <w:color w:val="000000"/>
      <w:u w:val="none" w:color="000000"/>
    </w:rPr>
  </w:style>
  <w:style w:type="character" w:customStyle="1" w:styleId="Hyperlink12">
    <w:name w:val="Hyperlink.12"/>
    <w:rsid w:val="00AA6ED2"/>
    <w:rPr>
      <w:rFonts w:cs="Times New Roman"/>
      <w:lang w:val="de-DE"/>
    </w:rPr>
  </w:style>
  <w:style w:type="character" w:customStyle="1" w:styleId="highlight">
    <w:name w:val="highlight"/>
    <w:basedOn w:val="Carpredefinitoparagrafo"/>
    <w:rsid w:val="00D91AD6"/>
  </w:style>
  <w:style w:type="character" w:customStyle="1" w:styleId="Titolo1Carattere">
    <w:name w:val="Titolo 1 Carattere"/>
    <w:basedOn w:val="Carpredefinitoparagrafo"/>
    <w:link w:val="Titolo1"/>
    <w:uiPriority w:val="9"/>
    <w:rsid w:val="00DD374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D374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it-IT"/>
    </w:rPr>
  </w:style>
  <w:style w:type="paragraph" w:styleId="Revisione">
    <w:name w:val="Revision"/>
    <w:hidden/>
    <w:uiPriority w:val="99"/>
    <w:semiHidden/>
    <w:rsid w:val="00314751"/>
    <w:rPr>
      <w:sz w:val="24"/>
      <w:szCs w:val="24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6E8B"/>
    <w:rPr>
      <w:color w:val="800080" w:themeColor="followedHyperlink"/>
      <w:u w:val="single"/>
    </w:rPr>
  </w:style>
  <w:style w:type="character" w:customStyle="1" w:styleId="normaltextrun">
    <w:name w:val="normaltextrun"/>
    <w:basedOn w:val="Carpredefinitoparagrafo"/>
    <w:rsid w:val="00B22606"/>
  </w:style>
  <w:style w:type="character" w:customStyle="1" w:styleId="eop">
    <w:name w:val="eop"/>
    <w:basedOn w:val="Carpredefinitoparagrafo"/>
    <w:rsid w:val="00B22606"/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B71A8"/>
    <w:rPr>
      <w:color w:val="808080"/>
      <w:shd w:val="clear" w:color="auto" w:fill="E6E6E6"/>
    </w:rPr>
  </w:style>
  <w:style w:type="paragraph" w:styleId="Paragrafoelenco">
    <w:name w:val="List Paragraph"/>
    <w:basedOn w:val="Normale"/>
    <w:uiPriority w:val="34"/>
    <w:qFormat/>
    <w:rsid w:val="002F3EAD"/>
    <w:pPr>
      <w:ind w:left="720"/>
      <w:contextualSpacing/>
    </w:pPr>
  </w:style>
  <w:style w:type="character" w:customStyle="1" w:styleId="Menzionenonrisolta2">
    <w:name w:val="Menzione non risolta2"/>
    <w:basedOn w:val="Carpredefinitoparagrafo"/>
    <w:uiPriority w:val="99"/>
    <w:semiHidden/>
    <w:unhideWhenUsed/>
    <w:rsid w:val="007B3326"/>
    <w:rPr>
      <w:color w:val="808080"/>
      <w:shd w:val="clear" w:color="auto" w:fill="E6E6E6"/>
    </w:rPr>
  </w:style>
  <w:style w:type="table" w:styleId="Grigliatabella">
    <w:name w:val="Table Grid"/>
    <w:basedOn w:val="Tabellanormale"/>
    <w:uiPriority w:val="59"/>
    <w:rsid w:val="004851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fondochiaro">
    <w:name w:val="Light Shading"/>
    <w:basedOn w:val="Tabellanormale"/>
    <w:uiPriority w:val="60"/>
    <w:rsid w:val="00BD01C3"/>
    <w:rPr>
      <w:rFonts w:asciiTheme="minorHAnsi" w:eastAsiaTheme="minorEastAsia" w:hAnsiTheme="minorHAnsi" w:cstheme="minorBidi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B1FA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it-IT"/>
    </w:rPr>
  </w:style>
  <w:style w:type="character" w:customStyle="1" w:styleId="Menzionenonrisolta3">
    <w:name w:val="Menzione non risolta3"/>
    <w:basedOn w:val="Carpredefinitoparagrafo"/>
    <w:uiPriority w:val="99"/>
    <w:semiHidden/>
    <w:unhideWhenUsed/>
    <w:rsid w:val="00F857D8"/>
    <w:rPr>
      <w:color w:val="605E5C"/>
      <w:shd w:val="clear" w:color="auto" w:fill="E1DFDD"/>
    </w:rPr>
  </w:style>
  <w:style w:type="table" w:styleId="Grigliatabellachiara">
    <w:name w:val="Grid Table Light"/>
    <w:basedOn w:val="Tabellanormale"/>
    <w:uiPriority w:val="40"/>
    <w:rsid w:val="00171434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gliatabella1">
    <w:name w:val="Griglia tabella1"/>
    <w:basedOn w:val="Tabellanormale"/>
    <w:next w:val="Grigliatabella"/>
    <w:uiPriority w:val="39"/>
    <w:rsid w:val="00AA4F9F"/>
    <w:rPr>
      <w:rFonts w:ascii="Calibri" w:eastAsia="Calibri" w:hAnsi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9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53400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6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6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7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2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1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01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13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74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611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09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943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0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8246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4628">
          <w:marLeft w:val="0"/>
          <w:marRight w:val="0"/>
          <w:marTop w:val="1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0596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6/09/relationships/commentsIds" Target="commentsIds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2.tif"/><Relationship Id="rId10" Type="http://schemas.openxmlformats.org/officeDocument/2006/relationships/image" Target="media/image1.ti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983AD3-9D91-5740-BC5F-480B70B4F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2308</Words>
  <Characters>13156</Characters>
  <Application>Microsoft Office Word</Application>
  <DocSecurity>0</DocSecurity>
  <Lines>109</Lines>
  <Paragraphs>30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 Urol</vt:lpstr>
      <vt:lpstr>J Urol</vt:lpstr>
    </vt:vector>
  </TitlesOfParts>
  <Company/>
  <LinksUpToDate>false</LinksUpToDate>
  <CharactersWithSpaces>15434</CharactersWithSpaces>
  <SharedDoc>false</SharedDoc>
  <HLinks>
    <vt:vector size="1068" baseType="variant">
      <vt:variant>
        <vt:i4>3080257</vt:i4>
      </vt:variant>
      <vt:variant>
        <vt:i4>531</vt:i4>
      </vt:variant>
      <vt:variant>
        <vt:i4>0</vt:i4>
      </vt:variant>
      <vt:variant>
        <vt:i4>5</vt:i4>
      </vt:variant>
      <vt:variant>
        <vt:lpwstr>mailto:fabrizio.dascenzo@gmail.com</vt:lpwstr>
      </vt:variant>
      <vt:variant>
        <vt:lpwstr/>
      </vt:variant>
      <vt:variant>
        <vt:i4>4849757</vt:i4>
      </vt:variant>
      <vt:variant>
        <vt:i4>528</vt:i4>
      </vt:variant>
      <vt:variant>
        <vt:i4>0</vt:i4>
      </vt:variant>
      <vt:variant>
        <vt:i4>5</vt:i4>
      </vt:variant>
      <vt:variant>
        <vt:lpwstr>https://www-ncbi-nlm-nih-gov.offcampus.dam.unito.it/pubmed/?term=winnick+s%2c+lucas+do%2c+hartman+al%2c+toll+d.+how+do+you+improve+compliance%3f+pediatrics+2005</vt:lpwstr>
      </vt:variant>
      <vt:variant>
        <vt:lpwstr/>
      </vt:variant>
      <vt:variant>
        <vt:i4>983117</vt:i4>
      </vt:variant>
      <vt:variant>
        <vt:i4>525</vt:i4>
      </vt:variant>
      <vt:variant>
        <vt:i4>0</vt:i4>
      </vt:variant>
      <vt:variant>
        <vt:i4>5</vt:i4>
      </vt:variant>
      <vt:variant>
        <vt:lpwstr>https://www-ncbi-nlm-nih-gov.offcampus.dam.unito.it/pubmed/?term=toll d%5bauthor%5d&amp;cauthor=true&amp;cauthor_uid=15930200</vt:lpwstr>
      </vt:variant>
      <vt:variant>
        <vt:lpwstr/>
      </vt:variant>
      <vt:variant>
        <vt:i4>5177362</vt:i4>
      </vt:variant>
      <vt:variant>
        <vt:i4>522</vt:i4>
      </vt:variant>
      <vt:variant>
        <vt:i4>0</vt:i4>
      </vt:variant>
      <vt:variant>
        <vt:i4>5</vt:i4>
      </vt:variant>
      <vt:variant>
        <vt:lpwstr>https://www-ncbi-nlm-nih-gov.offcampus.dam.unito.it/pubmed/?term=hartman al%5bauthor%5d&amp;cauthor=true&amp;cauthor_uid=15930200</vt:lpwstr>
      </vt:variant>
      <vt:variant>
        <vt:lpwstr/>
      </vt:variant>
      <vt:variant>
        <vt:i4>3080305</vt:i4>
      </vt:variant>
      <vt:variant>
        <vt:i4>519</vt:i4>
      </vt:variant>
      <vt:variant>
        <vt:i4>0</vt:i4>
      </vt:variant>
      <vt:variant>
        <vt:i4>5</vt:i4>
      </vt:variant>
      <vt:variant>
        <vt:lpwstr>https://www-ncbi-nlm-nih-gov.offcampus.dam.unito.it/pubmed/?term=lucas do%5bauthor%5d&amp;cauthor=true&amp;cauthor_uid=15930200</vt:lpwstr>
      </vt:variant>
      <vt:variant>
        <vt:lpwstr/>
      </vt:variant>
      <vt:variant>
        <vt:i4>7405632</vt:i4>
      </vt:variant>
      <vt:variant>
        <vt:i4>516</vt:i4>
      </vt:variant>
      <vt:variant>
        <vt:i4>0</vt:i4>
      </vt:variant>
      <vt:variant>
        <vt:i4>5</vt:i4>
      </vt:variant>
      <vt:variant>
        <vt:lpwstr>https://www-ncbi-nlm-nih-gov.offcampus.dam.unito.it/pubmed/?term=winnick s%5bauthor%5d&amp;cauthor=true&amp;cauthor_uid=15930200</vt:lpwstr>
      </vt:variant>
      <vt:variant>
        <vt:lpwstr/>
      </vt:variant>
      <vt:variant>
        <vt:i4>8257587</vt:i4>
      </vt:variant>
      <vt:variant>
        <vt:i4>513</vt:i4>
      </vt:variant>
      <vt:variant>
        <vt:i4>0</vt:i4>
      </vt:variant>
      <vt:variant>
        <vt:i4>5</vt:i4>
      </vt:variant>
      <vt:variant>
        <vt:lpwstr>https://www.ncbi.nlm.nih.gov/pubmed/?term=welch+wp%2c+yang+w%2c+taylor-zapata+p%2c+flynn+jt.+antihypertensive+drug+use+by+children+are+the+drugs+labelled+and+indicated%3f</vt:lpwstr>
      </vt:variant>
      <vt:variant>
        <vt:lpwstr/>
      </vt:variant>
      <vt:variant>
        <vt:i4>3211278</vt:i4>
      </vt:variant>
      <vt:variant>
        <vt:i4>510</vt:i4>
      </vt:variant>
      <vt:variant>
        <vt:i4>0</vt:i4>
      </vt:variant>
      <vt:variant>
        <vt:i4>5</vt:i4>
      </vt:variant>
      <vt:variant>
        <vt:lpwstr>https://www.ncbi.nlm.nih.gov/pubmed/?term=flynn jt%5bauthor%5d&amp;cauthor=true&amp;cauthor_uid=22672093</vt:lpwstr>
      </vt:variant>
      <vt:variant>
        <vt:lpwstr/>
      </vt:variant>
      <vt:variant>
        <vt:i4>7143520</vt:i4>
      </vt:variant>
      <vt:variant>
        <vt:i4>507</vt:i4>
      </vt:variant>
      <vt:variant>
        <vt:i4>0</vt:i4>
      </vt:variant>
      <vt:variant>
        <vt:i4>5</vt:i4>
      </vt:variant>
      <vt:variant>
        <vt:lpwstr>https://www.ncbi.nlm.nih.gov/pubmed/?term=taylor-zapata p%5bauthor%5d&amp;cauthor=true&amp;cauthor_uid=22672093</vt:lpwstr>
      </vt:variant>
      <vt:variant>
        <vt:lpwstr/>
      </vt:variant>
      <vt:variant>
        <vt:i4>1441826</vt:i4>
      </vt:variant>
      <vt:variant>
        <vt:i4>504</vt:i4>
      </vt:variant>
      <vt:variant>
        <vt:i4>0</vt:i4>
      </vt:variant>
      <vt:variant>
        <vt:i4>5</vt:i4>
      </vt:variant>
      <vt:variant>
        <vt:lpwstr>https://www.ncbi.nlm.nih.gov/pubmed/?term=yang w%5bauthor%5d&amp;cauthor=true&amp;cauthor_uid=22672093</vt:lpwstr>
      </vt:variant>
      <vt:variant>
        <vt:lpwstr/>
      </vt:variant>
      <vt:variant>
        <vt:i4>3211281</vt:i4>
      </vt:variant>
      <vt:variant>
        <vt:i4>501</vt:i4>
      </vt:variant>
      <vt:variant>
        <vt:i4>0</vt:i4>
      </vt:variant>
      <vt:variant>
        <vt:i4>5</vt:i4>
      </vt:variant>
      <vt:variant>
        <vt:lpwstr>https://www.ncbi.nlm.nih.gov/pubmed/?term=welch wp%5bauthor%5d&amp;cauthor=true&amp;cauthor_uid=22672093</vt:lpwstr>
      </vt:variant>
      <vt:variant>
        <vt:lpwstr/>
      </vt:variant>
      <vt:variant>
        <vt:i4>327684</vt:i4>
      </vt:variant>
      <vt:variant>
        <vt:i4>498</vt:i4>
      </vt:variant>
      <vt:variant>
        <vt:i4>0</vt:i4>
      </vt:variant>
      <vt:variant>
        <vt:i4>5</vt:i4>
      </vt:variant>
      <vt:variant>
        <vt:lpwstr>https://www.ncbi.nlm.nih.gov/pubmed/?term=vik+kl%2c+romundstad+p%2c+nilsen+ti.+tracking+of+cardiovascular+risk+factors+across+generations%3a+family+linkage+within+the+population-+based+hunt+study%2c+norway.+j+epidemiol+community+health+2013</vt:lpwstr>
      </vt:variant>
      <vt:variant>
        <vt:lpwstr/>
      </vt:variant>
      <vt:variant>
        <vt:i4>4653085</vt:i4>
      </vt:variant>
      <vt:variant>
        <vt:i4>495</vt:i4>
      </vt:variant>
      <vt:variant>
        <vt:i4>0</vt:i4>
      </vt:variant>
      <vt:variant>
        <vt:i4>5</vt:i4>
      </vt:variant>
      <vt:variant>
        <vt:lpwstr>https://www.ncbi.nlm.nih.gov/pubmed/?term=nilsen ti%5bauthor%5d&amp;cauthor=true&amp;cauthor_uid=23661719</vt:lpwstr>
      </vt:variant>
      <vt:variant>
        <vt:lpwstr/>
      </vt:variant>
      <vt:variant>
        <vt:i4>7602269</vt:i4>
      </vt:variant>
      <vt:variant>
        <vt:i4>492</vt:i4>
      </vt:variant>
      <vt:variant>
        <vt:i4>0</vt:i4>
      </vt:variant>
      <vt:variant>
        <vt:i4>5</vt:i4>
      </vt:variant>
      <vt:variant>
        <vt:lpwstr>https://www.ncbi.nlm.nih.gov/pubmed/?term=romundstad p%5bauthor%5d&amp;cauthor=true&amp;cauthor_uid=23661719</vt:lpwstr>
      </vt:variant>
      <vt:variant>
        <vt:lpwstr/>
      </vt:variant>
      <vt:variant>
        <vt:i4>5177448</vt:i4>
      </vt:variant>
      <vt:variant>
        <vt:i4>489</vt:i4>
      </vt:variant>
      <vt:variant>
        <vt:i4>0</vt:i4>
      </vt:variant>
      <vt:variant>
        <vt:i4>5</vt:i4>
      </vt:variant>
      <vt:variant>
        <vt:lpwstr>https://www.ncbi.nlm.nih.gov/pubmed/?term=vik kl%5bauthor%5d&amp;cauthor=true&amp;cauthor_uid=23661719</vt:lpwstr>
      </vt:variant>
      <vt:variant>
        <vt:lpwstr/>
      </vt:variant>
      <vt:variant>
        <vt:i4>2555966</vt:i4>
      </vt:variant>
      <vt:variant>
        <vt:i4>486</vt:i4>
      </vt:variant>
      <vt:variant>
        <vt:i4>0</vt:i4>
      </vt:variant>
      <vt:variant>
        <vt:i4>5</vt:i4>
      </vt:variant>
      <vt:variant>
        <vt:lpwstr>https://www.ncbi.nlm.nih.gov/pubmed/?term=toschke+am%2c+kohl+l%2c+mansmann+u%2c+von+kries+r.+meta-analysis+of+blood+pressure+tracking+from+childhood+to+adulthood+and+implica-+tions+for+the+design+of+intervention+trials.+acta+paediatr+2010</vt:lpwstr>
      </vt:variant>
      <vt:variant>
        <vt:lpwstr/>
      </vt:variant>
      <vt:variant>
        <vt:i4>4063268</vt:i4>
      </vt:variant>
      <vt:variant>
        <vt:i4>483</vt:i4>
      </vt:variant>
      <vt:variant>
        <vt:i4>0</vt:i4>
      </vt:variant>
      <vt:variant>
        <vt:i4>5</vt:i4>
      </vt:variant>
      <vt:variant>
        <vt:lpwstr>https://www.ncbi.nlm.nih.gov/pubmed/?term=von kries r%5bauthor%5d&amp;cauthor=true&amp;cauthor_uid=19839954</vt:lpwstr>
      </vt:variant>
      <vt:variant>
        <vt:lpwstr/>
      </vt:variant>
      <vt:variant>
        <vt:i4>917567</vt:i4>
      </vt:variant>
      <vt:variant>
        <vt:i4>480</vt:i4>
      </vt:variant>
      <vt:variant>
        <vt:i4>0</vt:i4>
      </vt:variant>
      <vt:variant>
        <vt:i4>5</vt:i4>
      </vt:variant>
      <vt:variant>
        <vt:lpwstr>https://www.ncbi.nlm.nih.gov/pubmed/?term=mansmann u%5bauthor%5d&amp;cauthor=true&amp;cauthor_uid=19839954</vt:lpwstr>
      </vt:variant>
      <vt:variant>
        <vt:lpwstr/>
      </vt:variant>
      <vt:variant>
        <vt:i4>589884</vt:i4>
      </vt:variant>
      <vt:variant>
        <vt:i4>477</vt:i4>
      </vt:variant>
      <vt:variant>
        <vt:i4>0</vt:i4>
      </vt:variant>
      <vt:variant>
        <vt:i4>5</vt:i4>
      </vt:variant>
      <vt:variant>
        <vt:lpwstr>https://www.ncbi.nlm.nih.gov/pubmed/?term=kohl l%5bauthor%5d&amp;cauthor=true&amp;cauthor_uid=19839954</vt:lpwstr>
      </vt:variant>
      <vt:variant>
        <vt:lpwstr/>
      </vt:variant>
      <vt:variant>
        <vt:i4>4980852</vt:i4>
      </vt:variant>
      <vt:variant>
        <vt:i4>474</vt:i4>
      </vt:variant>
      <vt:variant>
        <vt:i4>0</vt:i4>
      </vt:variant>
      <vt:variant>
        <vt:i4>5</vt:i4>
      </vt:variant>
      <vt:variant>
        <vt:lpwstr>https://www.ncbi.nlm.nih.gov/pubmed/?term=toschke am%5bauthor%5d&amp;cauthor=true&amp;cauthor_uid=19839954</vt:lpwstr>
      </vt:variant>
      <vt:variant>
        <vt:lpwstr/>
      </vt:variant>
      <vt:variant>
        <vt:i4>5046293</vt:i4>
      </vt:variant>
      <vt:variant>
        <vt:i4>471</vt:i4>
      </vt:variant>
      <vt:variant>
        <vt:i4>0</vt:i4>
      </vt:variant>
      <vt:variant>
        <vt:i4>5</vt:i4>
      </vt:variant>
      <vt:variant>
        <vt:lpwstr>https://www.ncbi.nlm.nih.gov/pubmed/?term=tomczak+j%2c+wasilewska+a%2c+milewski+r.+urine+ngal+and+kim-1+in+children+and+adolescents+with+hyperuricemia.+pediatr+nephrol+2013</vt:lpwstr>
      </vt:variant>
      <vt:variant>
        <vt:lpwstr/>
      </vt:variant>
      <vt:variant>
        <vt:i4>655399</vt:i4>
      </vt:variant>
      <vt:variant>
        <vt:i4>468</vt:i4>
      </vt:variant>
      <vt:variant>
        <vt:i4>0</vt:i4>
      </vt:variant>
      <vt:variant>
        <vt:i4>5</vt:i4>
      </vt:variant>
      <vt:variant>
        <vt:lpwstr>https://www.ncbi.nlm.nih.gov/pubmed/?term=milewski r%5bauthor%5d&amp;cauthor=true&amp;cauthor_uid=23673972</vt:lpwstr>
      </vt:variant>
      <vt:variant>
        <vt:lpwstr/>
      </vt:variant>
      <vt:variant>
        <vt:i4>7340110</vt:i4>
      </vt:variant>
      <vt:variant>
        <vt:i4>465</vt:i4>
      </vt:variant>
      <vt:variant>
        <vt:i4>0</vt:i4>
      </vt:variant>
      <vt:variant>
        <vt:i4>5</vt:i4>
      </vt:variant>
      <vt:variant>
        <vt:lpwstr>https://www.ncbi.nlm.nih.gov/pubmed/?term=wasilewska a%5bauthor%5d&amp;cauthor=true&amp;cauthor_uid=23673972</vt:lpwstr>
      </vt:variant>
      <vt:variant>
        <vt:lpwstr/>
      </vt:variant>
      <vt:variant>
        <vt:i4>917589</vt:i4>
      </vt:variant>
      <vt:variant>
        <vt:i4>462</vt:i4>
      </vt:variant>
      <vt:variant>
        <vt:i4>0</vt:i4>
      </vt:variant>
      <vt:variant>
        <vt:i4>5</vt:i4>
      </vt:variant>
      <vt:variant>
        <vt:lpwstr>https://www.ncbi.nlm.nih.gov/pubmed/?term=tomczak j%5bauthor%5d&amp;cauthor=true&amp;cauthor_uid=23673972</vt:lpwstr>
      </vt:variant>
      <vt:variant>
        <vt:lpwstr/>
      </vt:variant>
      <vt:variant>
        <vt:i4>458816</vt:i4>
      </vt:variant>
      <vt:variant>
        <vt:i4>459</vt:i4>
      </vt:variant>
      <vt:variant>
        <vt:i4>0</vt:i4>
      </vt:variant>
      <vt:variant>
        <vt:i4>5</vt:i4>
      </vt:variant>
      <vt:variant>
        <vt:lpwstr>https://www.ncbi.nlm.nih.gov/pubmed/?term=tirosh+a%2c+afek+a%2c+rudich+a%2c+percik+r%2c+gordon+b%2c+ayalon+n%2c+et+al.+progression+of+normotensive+adolescents+to+hypertensive+adults%3a+a+study+of+26%2c980+teenagers.+hypertension+2010%3b</vt:lpwstr>
      </vt:variant>
      <vt:variant>
        <vt:lpwstr/>
      </vt:variant>
      <vt:variant>
        <vt:i4>458799</vt:i4>
      </vt:variant>
      <vt:variant>
        <vt:i4>456</vt:i4>
      </vt:variant>
      <vt:variant>
        <vt:i4>0</vt:i4>
      </vt:variant>
      <vt:variant>
        <vt:i4>5</vt:i4>
      </vt:variant>
      <vt:variant>
        <vt:lpwstr>https://www.ncbi.nlm.nih.gov/pubmed/?term=shai i%5bauthor%5d&amp;cauthor=true&amp;cauthor_uid=20547973</vt:lpwstr>
      </vt:variant>
      <vt:variant>
        <vt:lpwstr/>
      </vt:variant>
      <vt:variant>
        <vt:i4>1179743</vt:i4>
      </vt:variant>
      <vt:variant>
        <vt:i4>453</vt:i4>
      </vt:variant>
      <vt:variant>
        <vt:i4>0</vt:i4>
      </vt:variant>
      <vt:variant>
        <vt:i4>5</vt:i4>
      </vt:variant>
      <vt:variant>
        <vt:lpwstr>https://www.ncbi.nlm.nih.gov/pubmed/?term=shamiss a%5bauthor%5d&amp;cauthor=true&amp;cauthor_uid=20547973</vt:lpwstr>
      </vt:variant>
      <vt:variant>
        <vt:lpwstr/>
      </vt:variant>
      <vt:variant>
        <vt:i4>852054</vt:i4>
      </vt:variant>
      <vt:variant>
        <vt:i4>450</vt:i4>
      </vt:variant>
      <vt:variant>
        <vt:i4>0</vt:i4>
      </vt:variant>
      <vt:variant>
        <vt:i4>5</vt:i4>
      </vt:variant>
      <vt:variant>
        <vt:lpwstr>https://www.ncbi.nlm.nih.gov/pubmed/?term=karasik a%5bauthor%5d&amp;cauthor=true&amp;cauthor_uid=20547973</vt:lpwstr>
      </vt:variant>
      <vt:variant>
        <vt:lpwstr/>
      </vt:variant>
      <vt:variant>
        <vt:i4>524327</vt:i4>
      </vt:variant>
      <vt:variant>
        <vt:i4>447</vt:i4>
      </vt:variant>
      <vt:variant>
        <vt:i4>0</vt:i4>
      </vt:variant>
      <vt:variant>
        <vt:i4>5</vt:i4>
      </vt:variant>
      <vt:variant>
        <vt:lpwstr>https://www.ncbi.nlm.nih.gov/pubmed/?term=grossman e%5bauthor%5d&amp;cauthor=true&amp;cauthor_uid=20547973</vt:lpwstr>
      </vt:variant>
      <vt:variant>
        <vt:lpwstr/>
      </vt:variant>
      <vt:variant>
        <vt:i4>8192068</vt:i4>
      </vt:variant>
      <vt:variant>
        <vt:i4>444</vt:i4>
      </vt:variant>
      <vt:variant>
        <vt:i4>0</vt:i4>
      </vt:variant>
      <vt:variant>
        <vt:i4>5</vt:i4>
      </vt:variant>
      <vt:variant>
        <vt:lpwstr>https://www.ncbi.nlm.nih.gov/pubmed/?term=gershnabel d%5bauthor%5d&amp;cauthor=true&amp;cauthor_uid=20547973</vt:lpwstr>
      </vt:variant>
      <vt:variant>
        <vt:lpwstr/>
      </vt:variant>
      <vt:variant>
        <vt:i4>196668</vt:i4>
      </vt:variant>
      <vt:variant>
        <vt:i4>441</vt:i4>
      </vt:variant>
      <vt:variant>
        <vt:i4>0</vt:i4>
      </vt:variant>
      <vt:variant>
        <vt:i4>5</vt:i4>
      </vt:variant>
      <vt:variant>
        <vt:lpwstr>https://www.ncbi.nlm.nih.gov/pubmed/?term=tzur d%5bauthor%5d&amp;cauthor=true&amp;cauthor_uid=20547973</vt:lpwstr>
      </vt:variant>
      <vt:variant>
        <vt:lpwstr/>
      </vt:variant>
      <vt:variant>
        <vt:i4>917594</vt:i4>
      </vt:variant>
      <vt:variant>
        <vt:i4>438</vt:i4>
      </vt:variant>
      <vt:variant>
        <vt:i4>0</vt:i4>
      </vt:variant>
      <vt:variant>
        <vt:i4>5</vt:i4>
      </vt:variant>
      <vt:variant>
        <vt:lpwstr>https://www.ncbi.nlm.nih.gov/pubmed/?term=derazne e%5bauthor%5d&amp;cauthor=true&amp;cauthor_uid=20547973</vt:lpwstr>
      </vt:variant>
      <vt:variant>
        <vt:lpwstr/>
      </vt:variant>
      <vt:variant>
        <vt:i4>7995474</vt:i4>
      </vt:variant>
      <vt:variant>
        <vt:i4>435</vt:i4>
      </vt:variant>
      <vt:variant>
        <vt:i4>0</vt:i4>
      </vt:variant>
      <vt:variant>
        <vt:i4>5</vt:i4>
      </vt:variant>
      <vt:variant>
        <vt:lpwstr>https://www.ncbi.nlm.nih.gov/pubmed/?term=ayalon n%5bauthor%5d&amp;cauthor=true&amp;cauthor_uid=20547973</vt:lpwstr>
      </vt:variant>
      <vt:variant>
        <vt:lpwstr/>
      </vt:variant>
      <vt:variant>
        <vt:i4>6815815</vt:i4>
      </vt:variant>
      <vt:variant>
        <vt:i4>432</vt:i4>
      </vt:variant>
      <vt:variant>
        <vt:i4>0</vt:i4>
      </vt:variant>
      <vt:variant>
        <vt:i4>5</vt:i4>
      </vt:variant>
      <vt:variant>
        <vt:lpwstr>https://www.ncbi.nlm.nih.gov/pubmed/?term=gordon b%5bauthor%5d&amp;cauthor=true&amp;cauthor_uid=20547973</vt:lpwstr>
      </vt:variant>
      <vt:variant>
        <vt:lpwstr/>
      </vt:variant>
      <vt:variant>
        <vt:i4>7340118</vt:i4>
      </vt:variant>
      <vt:variant>
        <vt:i4>429</vt:i4>
      </vt:variant>
      <vt:variant>
        <vt:i4>0</vt:i4>
      </vt:variant>
      <vt:variant>
        <vt:i4>5</vt:i4>
      </vt:variant>
      <vt:variant>
        <vt:lpwstr>https://www.ncbi.nlm.nih.gov/pubmed/?term=percik r%5bauthor%5d&amp;cauthor=true&amp;cauthor_uid=20547973</vt:lpwstr>
      </vt:variant>
      <vt:variant>
        <vt:lpwstr/>
      </vt:variant>
      <vt:variant>
        <vt:i4>7995464</vt:i4>
      </vt:variant>
      <vt:variant>
        <vt:i4>426</vt:i4>
      </vt:variant>
      <vt:variant>
        <vt:i4>0</vt:i4>
      </vt:variant>
      <vt:variant>
        <vt:i4>5</vt:i4>
      </vt:variant>
      <vt:variant>
        <vt:lpwstr>https://www.ncbi.nlm.nih.gov/pubmed/?term=rudich a%5bauthor%5d&amp;cauthor=true&amp;cauthor_uid=20547973</vt:lpwstr>
      </vt:variant>
      <vt:variant>
        <vt:lpwstr/>
      </vt:variant>
      <vt:variant>
        <vt:i4>196665</vt:i4>
      </vt:variant>
      <vt:variant>
        <vt:i4>423</vt:i4>
      </vt:variant>
      <vt:variant>
        <vt:i4>0</vt:i4>
      </vt:variant>
      <vt:variant>
        <vt:i4>5</vt:i4>
      </vt:variant>
      <vt:variant>
        <vt:lpwstr>https://www.ncbi.nlm.nih.gov/pubmed/?term=afek a%5bauthor%5d&amp;cauthor=true&amp;cauthor_uid=20547973</vt:lpwstr>
      </vt:variant>
      <vt:variant>
        <vt:lpwstr/>
      </vt:variant>
      <vt:variant>
        <vt:i4>6291528</vt:i4>
      </vt:variant>
      <vt:variant>
        <vt:i4>420</vt:i4>
      </vt:variant>
      <vt:variant>
        <vt:i4>0</vt:i4>
      </vt:variant>
      <vt:variant>
        <vt:i4>5</vt:i4>
      </vt:variant>
      <vt:variant>
        <vt:lpwstr>https://www.ncbi.nlm.nih.gov/pubmed/?term=tirosh a%5bauthor%5d&amp;cauthor=true&amp;cauthor_uid=20547973</vt:lpwstr>
      </vt:variant>
      <vt:variant>
        <vt:lpwstr/>
      </vt:variant>
      <vt:variant>
        <vt:i4>7667838</vt:i4>
      </vt:variant>
      <vt:variant>
        <vt:i4>417</vt:i4>
      </vt:variant>
      <vt:variant>
        <vt:i4>0</vt:i4>
      </vt:variant>
      <vt:variant>
        <vt:i4>5</vt:i4>
      </vt:variant>
      <vt:variant>
        <vt:lpwstr>https://www.ncbi.nlm.nih.gov/pubmed/?term=sundin+po%2c+udumyan+r%2c+sjo+%cc%88+stro+%cc%88+m+p%2c+montgomery+s.+predictors+in+adolescence+of+esrd+in+middle-aged+men.+am+j+kidney+dis+2014</vt:lpwstr>
      </vt:variant>
      <vt:variant>
        <vt:lpwstr/>
      </vt:variant>
      <vt:variant>
        <vt:i4>7405634</vt:i4>
      </vt:variant>
      <vt:variant>
        <vt:i4>414</vt:i4>
      </vt:variant>
      <vt:variant>
        <vt:i4>0</vt:i4>
      </vt:variant>
      <vt:variant>
        <vt:i4>5</vt:i4>
      </vt:variant>
      <vt:variant>
        <vt:lpwstr>https://www.ncbi.nlm.nih.gov/pubmed/?term=montgomery s%5bauthor%5d&amp;cauthor=true&amp;cauthor_uid=25124945</vt:lpwstr>
      </vt:variant>
      <vt:variant>
        <vt:lpwstr/>
      </vt:variant>
      <vt:variant>
        <vt:i4>7143503</vt:i4>
      </vt:variant>
      <vt:variant>
        <vt:i4>411</vt:i4>
      </vt:variant>
      <vt:variant>
        <vt:i4>0</vt:i4>
      </vt:variant>
      <vt:variant>
        <vt:i4>5</vt:i4>
      </vt:variant>
      <vt:variant>
        <vt:lpwstr>https://www.ncbi.nlm.nih.gov/pubmed/?term=sj%c3%b6str%c3%b6m p%5bauthor%5d&amp;cauthor=true&amp;cauthor_uid=25124945</vt:lpwstr>
      </vt:variant>
      <vt:variant>
        <vt:lpwstr/>
      </vt:variant>
      <vt:variant>
        <vt:i4>524374</vt:i4>
      </vt:variant>
      <vt:variant>
        <vt:i4>408</vt:i4>
      </vt:variant>
      <vt:variant>
        <vt:i4>0</vt:i4>
      </vt:variant>
      <vt:variant>
        <vt:i4>5</vt:i4>
      </vt:variant>
      <vt:variant>
        <vt:lpwstr>https://www.ncbi.nlm.nih.gov/pubmed/?term=udumyan r%5bauthor%5d&amp;cauthor=true&amp;cauthor_uid=25124945</vt:lpwstr>
      </vt:variant>
      <vt:variant>
        <vt:lpwstr/>
      </vt:variant>
      <vt:variant>
        <vt:i4>5177352</vt:i4>
      </vt:variant>
      <vt:variant>
        <vt:i4>405</vt:i4>
      </vt:variant>
      <vt:variant>
        <vt:i4>0</vt:i4>
      </vt:variant>
      <vt:variant>
        <vt:i4>5</vt:i4>
      </vt:variant>
      <vt:variant>
        <vt:lpwstr>https://www.ncbi.nlm.nih.gov/pubmed/?term=sundin po%5bauthor%5d&amp;cauthor=true&amp;cauthor_uid=25124945</vt:lpwstr>
      </vt:variant>
      <vt:variant>
        <vt:lpwstr/>
      </vt:variant>
      <vt:variant>
        <vt:i4>7667811</vt:i4>
      </vt:variant>
      <vt:variant>
        <vt:i4>402</vt:i4>
      </vt:variant>
      <vt:variant>
        <vt:i4>0</vt:i4>
      </vt:variant>
      <vt:variant>
        <vt:i4>5</vt:i4>
      </vt:variant>
      <vt:variant>
        <vt:lpwstr>https://www.ncbi.nlm.nih.gov/pubmed/?term=stephens+mm%2c+fox+ba%2c+maxwell+l.+therapeutic+options+for+the+treatment+of+hypertension+in+children+and+adolescents.+clin+med+insights+circ+respir+pulm+med.+2012%3b6%3a13%e2%80%9325.</vt:lpwstr>
      </vt:variant>
      <vt:variant>
        <vt:lpwstr/>
      </vt:variant>
      <vt:variant>
        <vt:i4>1048650</vt:i4>
      </vt:variant>
      <vt:variant>
        <vt:i4>399</vt:i4>
      </vt:variant>
      <vt:variant>
        <vt:i4>0</vt:i4>
      </vt:variant>
      <vt:variant>
        <vt:i4>5</vt:i4>
      </vt:variant>
      <vt:variant>
        <vt:lpwstr>https://www.ncbi.nlm.nih.gov/pubmed/?term=maxwell l%5bauthor%5d&amp;cauthor=true&amp;cauthor_uid=22408373</vt:lpwstr>
      </vt:variant>
      <vt:variant>
        <vt:lpwstr/>
      </vt:variant>
      <vt:variant>
        <vt:i4>5046383</vt:i4>
      </vt:variant>
      <vt:variant>
        <vt:i4>396</vt:i4>
      </vt:variant>
      <vt:variant>
        <vt:i4>0</vt:i4>
      </vt:variant>
      <vt:variant>
        <vt:i4>5</vt:i4>
      </vt:variant>
      <vt:variant>
        <vt:lpwstr>https://www.ncbi.nlm.nih.gov/pubmed/?term=fox ba%5bauthor%5d&amp;cauthor=true&amp;cauthor_uid=22408373</vt:lpwstr>
      </vt:variant>
      <vt:variant>
        <vt:lpwstr/>
      </vt:variant>
      <vt:variant>
        <vt:i4>3473511</vt:i4>
      </vt:variant>
      <vt:variant>
        <vt:i4>393</vt:i4>
      </vt:variant>
      <vt:variant>
        <vt:i4>0</vt:i4>
      </vt:variant>
      <vt:variant>
        <vt:i4>5</vt:i4>
      </vt:variant>
      <vt:variant>
        <vt:lpwstr>https://www.ncbi.nlm.nih.gov/pubmed/?term=stephens mm%5bauthor%5d&amp;cauthor=true&amp;cauthor_uid=22408373</vt:lpwstr>
      </vt:variant>
      <vt:variant>
        <vt:lpwstr/>
      </vt:variant>
      <vt:variant>
        <vt:i4>1114227</vt:i4>
      </vt:variant>
      <vt:variant>
        <vt:i4>390</vt:i4>
      </vt:variant>
      <vt:variant>
        <vt:i4>0</vt:i4>
      </vt:variant>
      <vt:variant>
        <vt:i4>5</vt:i4>
      </vt:variant>
      <vt:variant>
        <vt:lpwstr>https://www.ncbi.nlm.nih.gov/pubmed/?term=sorof+jm%2c+cardwell+g%2c+franco+k%2c+portman+rj.+ambulatory+blood+pressure+and+left+ventricular+mass+in+hypertensive+children.</vt:lpwstr>
      </vt:variant>
      <vt:variant>
        <vt:lpwstr/>
      </vt:variant>
      <vt:variant>
        <vt:i4>5439586</vt:i4>
      </vt:variant>
      <vt:variant>
        <vt:i4>387</vt:i4>
      </vt:variant>
      <vt:variant>
        <vt:i4>0</vt:i4>
      </vt:variant>
      <vt:variant>
        <vt:i4>5</vt:i4>
      </vt:variant>
      <vt:variant>
        <vt:lpwstr>https://www.ncbi.nlm.nih.gov/pubmed/?term=portman rj%5bauthor%5d&amp;cauthor=true&amp;cauthor_uid=11967247</vt:lpwstr>
      </vt:variant>
      <vt:variant>
        <vt:lpwstr/>
      </vt:variant>
      <vt:variant>
        <vt:i4>8061013</vt:i4>
      </vt:variant>
      <vt:variant>
        <vt:i4>384</vt:i4>
      </vt:variant>
      <vt:variant>
        <vt:i4>0</vt:i4>
      </vt:variant>
      <vt:variant>
        <vt:i4>5</vt:i4>
      </vt:variant>
      <vt:variant>
        <vt:lpwstr>https://www.ncbi.nlm.nih.gov/pubmed/?term=franco k%5bauthor%5d&amp;cauthor=true&amp;cauthor_uid=11967247</vt:lpwstr>
      </vt:variant>
      <vt:variant>
        <vt:lpwstr/>
      </vt:variant>
      <vt:variant>
        <vt:i4>524347</vt:i4>
      </vt:variant>
      <vt:variant>
        <vt:i4>381</vt:i4>
      </vt:variant>
      <vt:variant>
        <vt:i4>0</vt:i4>
      </vt:variant>
      <vt:variant>
        <vt:i4>5</vt:i4>
      </vt:variant>
      <vt:variant>
        <vt:lpwstr>https://www.ncbi.nlm.nih.gov/pubmed/?term=cardwell g%5bauthor%5d&amp;cauthor=true&amp;cauthor_uid=11967247</vt:lpwstr>
      </vt:variant>
      <vt:variant>
        <vt:lpwstr/>
      </vt:variant>
      <vt:variant>
        <vt:i4>3014684</vt:i4>
      </vt:variant>
      <vt:variant>
        <vt:i4>378</vt:i4>
      </vt:variant>
      <vt:variant>
        <vt:i4>0</vt:i4>
      </vt:variant>
      <vt:variant>
        <vt:i4>5</vt:i4>
      </vt:variant>
      <vt:variant>
        <vt:lpwstr>https://www.ncbi.nlm.nih.gov/pubmed/?term=sorof jm%5bauthor%5d&amp;cauthor=true&amp;cauthor_uid=11967247</vt:lpwstr>
      </vt:variant>
      <vt:variant>
        <vt:lpwstr/>
      </vt:variant>
      <vt:variant>
        <vt:i4>6029333</vt:i4>
      </vt:variant>
      <vt:variant>
        <vt:i4>375</vt:i4>
      </vt:variant>
      <vt:variant>
        <vt:i4>0</vt:i4>
      </vt:variant>
      <vt:variant>
        <vt:i4>5</vt:i4>
      </vt:variant>
      <vt:variant>
        <vt:lpwstr>https://www-ncbi-nlm-nih-gov.offcampus.dam.unito.it/pubmed/?term=simonetti+gd%2c+rizzi+m%2c+donadini+r%2c+et+al.+effects+of+antihyperten-+sive+drugs+on+blood+pressure+and+proteinuria+in+childhood.+j+hyper-+tens.+2007</vt:lpwstr>
      </vt:variant>
      <vt:variant>
        <vt:lpwstr/>
      </vt:variant>
      <vt:variant>
        <vt:i4>2555930</vt:i4>
      </vt:variant>
      <vt:variant>
        <vt:i4>372</vt:i4>
      </vt:variant>
      <vt:variant>
        <vt:i4>0</vt:i4>
      </vt:variant>
      <vt:variant>
        <vt:i4>5</vt:i4>
      </vt:variant>
      <vt:variant>
        <vt:lpwstr>https://www-ncbi-nlm-nih-gov.offcampus.dam.unito.it/pubmed/?term=Bianchetti MG%5BAuthor%5D&amp;cauthor=true&amp;cauthor_uid=17984655</vt:lpwstr>
      </vt:variant>
      <vt:variant>
        <vt:lpwstr/>
      </vt:variant>
      <vt:variant>
        <vt:i4>1441886</vt:i4>
      </vt:variant>
      <vt:variant>
        <vt:i4>369</vt:i4>
      </vt:variant>
      <vt:variant>
        <vt:i4>0</vt:i4>
      </vt:variant>
      <vt:variant>
        <vt:i4>5</vt:i4>
      </vt:variant>
      <vt:variant>
        <vt:lpwstr>https://www-ncbi-nlm-nih-gov.offcampus.dam.unito.it/pubmed/?term=Donadini R%5BAuthor%5D&amp;cauthor=true&amp;cauthor_uid=17984655</vt:lpwstr>
      </vt:variant>
      <vt:variant>
        <vt:lpwstr/>
      </vt:variant>
      <vt:variant>
        <vt:i4>1900598</vt:i4>
      </vt:variant>
      <vt:variant>
        <vt:i4>366</vt:i4>
      </vt:variant>
      <vt:variant>
        <vt:i4>0</vt:i4>
      </vt:variant>
      <vt:variant>
        <vt:i4>5</vt:i4>
      </vt:variant>
      <vt:variant>
        <vt:lpwstr>https://www-ncbi-nlm-nih-gov.offcampus.dam.unito.it/pubmed/?term=Rizzi M%5BAuthor%5D&amp;cauthor=true&amp;cauthor_uid=17984655</vt:lpwstr>
      </vt:variant>
      <vt:variant>
        <vt:lpwstr/>
      </vt:variant>
      <vt:variant>
        <vt:i4>3932273</vt:i4>
      </vt:variant>
      <vt:variant>
        <vt:i4>363</vt:i4>
      </vt:variant>
      <vt:variant>
        <vt:i4>0</vt:i4>
      </vt:variant>
      <vt:variant>
        <vt:i4>5</vt:i4>
      </vt:variant>
      <vt:variant>
        <vt:lpwstr>https://www-ncbi-nlm-nih-gov.offcampus.dam.unito.it/pubmed/?term=Simonetti GD%5BAuthor%5D&amp;cauthor=true&amp;cauthor_uid=17984655</vt:lpwstr>
      </vt:variant>
      <vt:variant>
        <vt:lpwstr/>
      </vt:variant>
      <vt:variant>
        <vt:i4>655399</vt:i4>
      </vt:variant>
      <vt:variant>
        <vt:i4>360</vt:i4>
      </vt:variant>
      <vt:variant>
        <vt:i4>0</vt:i4>
      </vt:variant>
      <vt:variant>
        <vt:i4>5</vt:i4>
      </vt:variant>
      <vt:variant>
        <vt:lpwstr>https://www.ncbi.nlm.nih.gov/pubmed/?term=schaefer+f%2c+van+de+walle+j%2c+zurowska+a%2c+gimpel+c%2c+van+hoeck+k%2c+drozdz+d%2c+et+al.+candesartan+in+children</vt:lpwstr>
      </vt:variant>
      <vt:variant>
        <vt:lpwstr/>
      </vt:variant>
      <vt:variant>
        <vt:i4>3997696</vt:i4>
      </vt:variant>
      <vt:variant>
        <vt:i4>357</vt:i4>
      </vt:variant>
      <vt:variant>
        <vt:i4>0</vt:i4>
      </vt:variant>
      <vt:variant>
        <vt:i4>5</vt:i4>
      </vt:variant>
      <vt:variant>
        <vt:lpwstr>https://www.ncbi.nlm.nih.gov/pubmed/?term=Candesartan in Children with Hypertension Investigators%5BCorporate Author%5D</vt:lpwstr>
      </vt:variant>
      <vt:variant>
        <vt:lpwstr/>
      </vt:variant>
      <vt:variant>
        <vt:i4>5373967</vt:i4>
      </vt:variant>
      <vt:variant>
        <vt:i4>354</vt:i4>
      </vt:variant>
      <vt:variant>
        <vt:i4>0</vt:i4>
      </vt:variant>
      <vt:variant>
        <vt:i4>5</vt:i4>
      </vt:variant>
      <vt:variant>
        <vt:lpwstr>https://www.ncbi.nlm.nih.gov/pubmed/?term=Hainer JW%5BAuthor%5D&amp;cauthor=true&amp;cauthor_uid=20160654</vt:lpwstr>
      </vt:variant>
      <vt:variant>
        <vt:lpwstr/>
      </vt:variant>
      <vt:variant>
        <vt:i4>1376294</vt:i4>
      </vt:variant>
      <vt:variant>
        <vt:i4>351</vt:i4>
      </vt:variant>
      <vt:variant>
        <vt:i4>0</vt:i4>
      </vt:variant>
      <vt:variant>
        <vt:i4>5</vt:i4>
      </vt:variant>
      <vt:variant>
        <vt:lpwstr>https://www.ncbi.nlm.nih.gov/pubmed/?term=Teng R%5BAuthor%5D&amp;cauthor=true&amp;cauthor_uid=20160654</vt:lpwstr>
      </vt:variant>
      <vt:variant>
        <vt:lpwstr/>
      </vt:variant>
      <vt:variant>
        <vt:i4>1900584</vt:i4>
      </vt:variant>
      <vt:variant>
        <vt:i4>348</vt:i4>
      </vt:variant>
      <vt:variant>
        <vt:i4>0</vt:i4>
      </vt:variant>
      <vt:variant>
        <vt:i4>5</vt:i4>
      </vt:variant>
      <vt:variant>
        <vt:lpwstr>https://www.ncbi.nlm.nih.gov/pubmed/?term=Sugg J%5BAuthor%5D&amp;cauthor=true&amp;cauthor_uid=20160654</vt:lpwstr>
      </vt:variant>
      <vt:variant>
        <vt:lpwstr/>
      </vt:variant>
      <vt:variant>
        <vt:i4>6619185</vt:i4>
      </vt:variant>
      <vt:variant>
        <vt:i4>345</vt:i4>
      </vt:variant>
      <vt:variant>
        <vt:i4>0</vt:i4>
      </vt:variant>
      <vt:variant>
        <vt:i4>5</vt:i4>
      </vt:variant>
      <vt:variant>
        <vt:lpwstr>https://www.ncbi.nlm.nih.gov/pubmed/?term=Sorof J%5BAuthor%5D&amp;cauthor=true&amp;cauthor_uid=20160654</vt:lpwstr>
      </vt:variant>
      <vt:variant>
        <vt:lpwstr/>
      </vt:variant>
      <vt:variant>
        <vt:i4>4259952</vt:i4>
      </vt:variant>
      <vt:variant>
        <vt:i4>342</vt:i4>
      </vt:variant>
      <vt:variant>
        <vt:i4>0</vt:i4>
      </vt:variant>
      <vt:variant>
        <vt:i4>5</vt:i4>
      </vt:variant>
      <vt:variant>
        <vt:lpwstr>https://www.ncbi.nlm.nih.gov/pubmed/?term=Bagdasorova IV%5BAuthor%5D&amp;cauthor=true&amp;cauthor_uid=20160654</vt:lpwstr>
      </vt:variant>
      <vt:variant>
        <vt:lpwstr/>
      </vt:variant>
      <vt:variant>
        <vt:i4>1048664</vt:i4>
      </vt:variant>
      <vt:variant>
        <vt:i4>339</vt:i4>
      </vt:variant>
      <vt:variant>
        <vt:i4>0</vt:i4>
      </vt:variant>
      <vt:variant>
        <vt:i4>5</vt:i4>
      </vt:variant>
      <vt:variant>
        <vt:lpwstr>https://www.ncbi.nlm.nih.gov/pubmed/?term=Montini G%5BAuthor%5D&amp;cauthor=true&amp;cauthor_uid=20160654</vt:lpwstr>
      </vt:variant>
      <vt:variant>
        <vt:lpwstr/>
      </vt:variant>
      <vt:variant>
        <vt:i4>7536723</vt:i4>
      </vt:variant>
      <vt:variant>
        <vt:i4>336</vt:i4>
      </vt:variant>
      <vt:variant>
        <vt:i4>0</vt:i4>
      </vt:variant>
      <vt:variant>
        <vt:i4>5</vt:i4>
      </vt:variant>
      <vt:variant>
        <vt:lpwstr>https://www.ncbi.nlm.nih.gov/pubmed/?term=Drozdz D%5BAuthor%5D&amp;cauthor=true&amp;cauthor_uid=20160654</vt:lpwstr>
      </vt:variant>
      <vt:variant>
        <vt:lpwstr/>
      </vt:variant>
      <vt:variant>
        <vt:i4>2621481</vt:i4>
      </vt:variant>
      <vt:variant>
        <vt:i4>333</vt:i4>
      </vt:variant>
      <vt:variant>
        <vt:i4>0</vt:i4>
      </vt:variant>
      <vt:variant>
        <vt:i4>5</vt:i4>
      </vt:variant>
      <vt:variant>
        <vt:lpwstr>https://www.ncbi.nlm.nih.gov/pubmed/?term=van Hoeck K%5BAuthor%5D&amp;cauthor=true&amp;cauthor_uid=20160654</vt:lpwstr>
      </vt:variant>
      <vt:variant>
        <vt:lpwstr/>
      </vt:variant>
      <vt:variant>
        <vt:i4>7536723</vt:i4>
      </vt:variant>
      <vt:variant>
        <vt:i4>330</vt:i4>
      </vt:variant>
      <vt:variant>
        <vt:i4>0</vt:i4>
      </vt:variant>
      <vt:variant>
        <vt:i4>5</vt:i4>
      </vt:variant>
      <vt:variant>
        <vt:lpwstr>https://www.ncbi.nlm.nih.gov/pubmed/?term=Gimpel C%5BAuthor%5D&amp;cauthor=true&amp;cauthor_uid=20160654</vt:lpwstr>
      </vt:variant>
      <vt:variant>
        <vt:lpwstr/>
      </vt:variant>
      <vt:variant>
        <vt:i4>786472</vt:i4>
      </vt:variant>
      <vt:variant>
        <vt:i4>327</vt:i4>
      </vt:variant>
      <vt:variant>
        <vt:i4>0</vt:i4>
      </vt:variant>
      <vt:variant>
        <vt:i4>5</vt:i4>
      </vt:variant>
      <vt:variant>
        <vt:lpwstr>https://www.ncbi.nlm.nih.gov/pubmed/?term=Zurowska A%5BAuthor%5D&amp;cauthor=true&amp;cauthor_uid=20160654</vt:lpwstr>
      </vt:variant>
      <vt:variant>
        <vt:lpwstr/>
      </vt:variant>
      <vt:variant>
        <vt:i4>5570669</vt:i4>
      </vt:variant>
      <vt:variant>
        <vt:i4>324</vt:i4>
      </vt:variant>
      <vt:variant>
        <vt:i4>0</vt:i4>
      </vt:variant>
      <vt:variant>
        <vt:i4>5</vt:i4>
      </vt:variant>
      <vt:variant>
        <vt:lpwstr>https://www.ncbi.nlm.nih.gov/pubmed/?term=van de Walle J%5BAuthor%5D&amp;cauthor=true&amp;cauthor_uid=20160654</vt:lpwstr>
      </vt:variant>
      <vt:variant>
        <vt:lpwstr/>
      </vt:variant>
      <vt:variant>
        <vt:i4>1376295</vt:i4>
      </vt:variant>
      <vt:variant>
        <vt:i4>321</vt:i4>
      </vt:variant>
      <vt:variant>
        <vt:i4>0</vt:i4>
      </vt:variant>
      <vt:variant>
        <vt:i4>5</vt:i4>
      </vt:variant>
      <vt:variant>
        <vt:lpwstr>https://www.ncbi.nlm.nih.gov/pubmed/?term=Schaefer F%5BAuthor%5D&amp;cauthor=true&amp;cauthor_uid=20160654</vt:lpwstr>
      </vt:variant>
      <vt:variant>
        <vt:lpwstr/>
      </vt:variant>
      <vt:variant>
        <vt:i4>8257601</vt:i4>
      </vt:variant>
      <vt:variant>
        <vt:i4>318</vt:i4>
      </vt:variant>
      <vt:variant>
        <vt:i4>0</vt:i4>
      </vt:variant>
      <vt:variant>
        <vt:i4>5</vt:i4>
      </vt:variant>
      <vt:variant>
        <vt:lpwstr>https://www.ncbi.nlm.nih.gov/pubmed/?term=schaefer+f%2c+litwin+m%2c+zachwieja+j%2c+zurowska+a%2c+turi+s%2c+grosso+a%2c+et+al.+efficacy+and+safety+of+valsartan+when+compared+to+enalapril+in+hypertensive+children%3a+a+12+week%2c+randomised%2c+double-blind%2c+parallel-+group+study.</vt:lpwstr>
      </vt:variant>
      <vt:variant>
        <vt:lpwstr/>
      </vt:variant>
      <vt:variant>
        <vt:i4>7405626</vt:i4>
      </vt:variant>
      <vt:variant>
        <vt:i4>315</vt:i4>
      </vt:variant>
      <vt:variant>
        <vt:i4>0</vt:i4>
      </vt:variant>
      <vt:variant>
        <vt:i4>5</vt:i4>
      </vt:variant>
      <vt:variant>
        <vt:lpwstr>https://www.ncbi.nlm.nih.gov/pubmed/?term=kadwa m%5bauthor%5d&amp;cauthor=true&amp;cauthor_uid=22025233</vt:lpwstr>
      </vt:variant>
      <vt:variant>
        <vt:lpwstr/>
      </vt:variant>
      <vt:variant>
        <vt:i4>7798849</vt:i4>
      </vt:variant>
      <vt:variant>
        <vt:i4>312</vt:i4>
      </vt:variant>
      <vt:variant>
        <vt:i4>0</vt:i4>
      </vt:variant>
      <vt:variant>
        <vt:i4>5</vt:i4>
      </vt:variant>
      <vt:variant>
        <vt:lpwstr>https://www.ncbi.nlm.nih.gov/pubmed/?term=pezous n%5bauthor%5d&amp;cauthor=true&amp;cauthor_uid=22025233</vt:lpwstr>
      </vt:variant>
      <vt:variant>
        <vt:lpwstr/>
      </vt:variant>
      <vt:variant>
        <vt:i4>7274565</vt:i4>
      </vt:variant>
      <vt:variant>
        <vt:i4>309</vt:i4>
      </vt:variant>
      <vt:variant>
        <vt:i4>0</vt:i4>
      </vt:variant>
      <vt:variant>
        <vt:i4>5</vt:i4>
      </vt:variant>
      <vt:variant>
        <vt:lpwstr>https://www.ncbi.nlm.nih.gov/pubmed/?term=grosso a%5bauthor%5d&amp;cauthor=true&amp;cauthor_uid=22025233</vt:lpwstr>
      </vt:variant>
      <vt:variant>
        <vt:lpwstr/>
      </vt:variant>
      <vt:variant>
        <vt:i4>983096</vt:i4>
      </vt:variant>
      <vt:variant>
        <vt:i4>306</vt:i4>
      </vt:variant>
      <vt:variant>
        <vt:i4>0</vt:i4>
      </vt:variant>
      <vt:variant>
        <vt:i4>5</vt:i4>
      </vt:variant>
      <vt:variant>
        <vt:lpwstr>https://www.ncbi.nlm.nih.gov/pubmed/?term=turi s%5bauthor%5d&amp;cauthor=true&amp;cauthor_uid=22025233</vt:lpwstr>
      </vt:variant>
      <vt:variant>
        <vt:lpwstr/>
      </vt:variant>
      <vt:variant>
        <vt:i4>589866</vt:i4>
      </vt:variant>
      <vt:variant>
        <vt:i4>303</vt:i4>
      </vt:variant>
      <vt:variant>
        <vt:i4>0</vt:i4>
      </vt:variant>
      <vt:variant>
        <vt:i4>5</vt:i4>
      </vt:variant>
      <vt:variant>
        <vt:lpwstr>https://www.ncbi.nlm.nih.gov/pubmed/?term=zurowska a%5bauthor%5d&amp;cauthor=true&amp;cauthor_uid=22025233</vt:lpwstr>
      </vt:variant>
      <vt:variant>
        <vt:lpwstr/>
      </vt:variant>
      <vt:variant>
        <vt:i4>7143481</vt:i4>
      </vt:variant>
      <vt:variant>
        <vt:i4>300</vt:i4>
      </vt:variant>
      <vt:variant>
        <vt:i4>0</vt:i4>
      </vt:variant>
      <vt:variant>
        <vt:i4>5</vt:i4>
      </vt:variant>
      <vt:variant>
        <vt:lpwstr>https://www.ncbi.nlm.nih.gov/pubmed/?term=zachwieja j%5bauthor%5d&amp;cauthor=true&amp;cauthor_uid=22025233</vt:lpwstr>
      </vt:variant>
      <vt:variant>
        <vt:lpwstr/>
      </vt:variant>
      <vt:variant>
        <vt:i4>8192079</vt:i4>
      </vt:variant>
      <vt:variant>
        <vt:i4>297</vt:i4>
      </vt:variant>
      <vt:variant>
        <vt:i4>0</vt:i4>
      </vt:variant>
      <vt:variant>
        <vt:i4>5</vt:i4>
      </vt:variant>
      <vt:variant>
        <vt:lpwstr>https://www.ncbi.nlm.nih.gov/pubmed/?term=litwin m%5bauthor%5d&amp;cauthor=true&amp;cauthor_uid=22025233</vt:lpwstr>
      </vt:variant>
      <vt:variant>
        <vt:lpwstr/>
      </vt:variant>
      <vt:variant>
        <vt:i4>1048613</vt:i4>
      </vt:variant>
      <vt:variant>
        <vt:i4>294</vt:i4>
      </vt:variant>
      <vt:variant>
        <vt:i4>0</vt:i4>
      </vt:variant>
      <vt:variant>
        <vt:i4>5</vt:i4>
      </vt:variant>
      <vt:variant>
        <vt:lpwstr>https://www.ncbi.nlm.nih.gov/pubmed/?term=schaefer f%5bauthor%5d&amp;cauthor=true&amp;cauthor_uid=22025233</vt:lpwstr>
      </vt:variant>
      <vt:variant>
        <vt:lpwstr/>
      </vt:variant>
      <vt:variant>
        <vt:i4>3801161</vt:i4>
      </vt:variant>
      <vt:variant>
        <vt:i4>291</vt:i4>
      </vt:variant>
      <vt:variant>
        <vt:i4>0</vt:i4>
      </vt:variant>
      <vt:variant>
        <vt:i4>5</vt:i4>
      </vt:variant>
      <vt:variant>
        <vt:lpwstr>https://www.ncbi.nlm.nih.gov/pubmed/?term=national+high+blood+pressure+education+program+working+group+on+high+blood+pressure+in+children+and+adolescents.+the+fourth+report+on+the+diagnosis%2c+evaluation%2c+and+treatment+of+high+blood+pressure+in+children+and+adolescents.+pediatrics.+2004</vt:lpwstr>
      </vt:variant>
      <vt:variant>
        <vt:lpwstr/>
      </vt:variant>
      <vt:variant>
        <vt:i4>7405639</vt:i4>
      </vt:variant>
      <vt:variant>
        <vt:i4>288</vt:i4>
      </vt:variant>
      <vt:variant>
        <vt:i4>0</vt:i4>
      </vt:variant>
      <vt:variant>
        <vt:i4>5</vt:i4>
      </vt:variant>
      <vt:variant>
        <vt:lpwstr>https://www.ncbi.nlm.nih.gov/pubmed/?term=national high blood pressure education program working group on high blood pressure in children and adolescents%5bcorporate author%5d</vt:lpwstr>
      </vt:variant>
      <vt:variant>
        <vt:lpwstr/>
      </vt:variant>
      <vt:variant>
        <vt:i4>4980767</vt:i4>
      </vt:variant>
      <vt:variant>
        <vt:i4>285</vt:i4>
      </vt:variant>
      <vt:variant>
        <vt:i4>0</vt:i4>
      </vt:variant>
      <vt:variant>
        <vt:i4>5</vt:i4>
      </vt:variant>
      <vt:variant>
        <vt:lpwstr>https://www.ncbi.nlm.nih.gov/pubmed/?term=litwin+m%2c+niemirska+a+left+ventricular+hypertrophy+and+arterial+wall+thickening+in+children+with+essential+hypertension.</vt:lpwstr>
      </vt:variant>
      <vt:variant>
        <vt:lpwstr/>
      </vt:variant>
      <vt:variant>
        <vt:i4>6684762</vt:i4>
      </vt:variant>
      <vt:variant>
        <vt:i4>282</vt:i4>
      </vt:variant>
      <vt:variant>
        <vt:i4>0</vt:i4>
      </vt:variant>
      <vt:variant>
        <vt:i4>5</vt:i4>
      </vt:variant>
      <vt:variant>
        <vt:lpwstr>https://www.ncbi.nlm.nih.gov/pubmed/?term=grenda r%5bauthor%5d&amp;cauthor=true&amp;cauthor_uid=16565870</vt:lpwstr>
      </vt:variant>
      <vt:variant>
        <vt:lpwstr/>
      </vt:variant>
      <vt:variant>
        <vt:i4>3735572</vt:i4>
      </vt:variant>
      <vt:variant>
        <vt:i4>279</vt:i4>
      </vt:variant>
      <vt:variant>
        <vt:i4>0</vt:i4>
      </vt:variant>
      <vt:variant>
        <vt:i4>5</vt:i4>
      </vt:variant>
      <vt:variant>
        <vt:lpwstr>https://www.ncbi.nlm.nih.gov/pubmed/?term=wawer zt%5bauthor%5d&amp;cauthor=true&amp;cauthor_uid=16565870</vt:lpwstr>
      </vt:variant>
      <vt:variant>
        <vt:lpwstr/>
      </vt:variant>
      <vt:variant>
        <vt:i4>7536726</vt:i4>
      </vt:variant>
      <vt:variant>
        <vt:i4>276</vt:i4>
      </vt:variant>
      <vt:variant>
        <vt:i4>0</vt:i4>
      </vt:variant>
      <vt:variant>
        <vt:i4>5</vt:i4>
      </vt:variant>
      <vt:variant>
        <vt:lpwstr>https://www.ncbi.nlm.nih.gov/pubmed/?term=wierzbicka a%5bauthor%5d&amp;cauthor=true&amp;cauthor_uid=16565870</vt:lpwstr>
      </vt:variant>
      <vt:variant>
        <vt:lpwstr/>
      </vt:variant>
      <vt:variant>
        <vt:i4>6619228</vt:i4>
      </vt:variant>
      <vt:variant>
        <vt:i4>273</vt:i4>
      </vt:variant>
      <vt:variant>
        <vt:i4>0</vt:i4>
      </vt:variant>
      <vt:variant>
        <vt:i4>5</vt:i4>
      </vt:variant>
      <vt:variant>
        <vt:lpwstr>https://www.ncbi.nlm.nih.gov/pubmed/?term=daszkowska j%5bauthor%5d&amp;cauthor=true&amp;cauthor_uid=16565870</vt:lpwstr>
      </vt:variant>
      <vt:variant>
        <vt:lpwstr/>
      </vt:variant>
      <vt:variant>
        <vt:i4>1638487</vt:i4>
      </vt:variant>
      <vt:variant>
        <vt:i4>270</vt:i4>
      </vt:variant>
      <vt:variant>
        <vt:i4>0</vt:i4>
      </vt:variant>
      <vt:variant>
        <vt:i4>5</vt:i4>
      </vt:variant>
      <vt:variant>
        <vt:lpwstr>https://www.ncbi.nlm.nih.gov/pubmed/?term=antoniewicz j%5bauthor%5d&amp;cauthor=true&amp;cauthor_uid=16565870</vt:lpwstr>
      </vt:variant>
      <vt:variant>
        <vt:lpwstr/>
      </vt:variant>
      <vt:variant>
        <vt:i4>7405621</vt:i4>
      </vt:variant>
      <vt:variant>
        <vt:i4>267</vt:i4>
      </vt:variant>
      <vt:variant>
        <vt:i4>0</vt:i4>
      </vt:variant>
      <vt:variant>
        <vt:i4>5</vt:i4>
      </vt:variant>
      <vt:variant>
        <vt:lpwstr>https://www.ncbi.nlm.nih.gov/pubmed/?term=sladowska j%5bauthor%5d&amp;cauthor=true&amp;cauthor_uid=16565870</vt:lpwstr>
      </vt:variant>
      <vt:variant>
        <vt:lpwstr/>
      </vt:variant>
      <vt:variant>
        <vt:i4>7864353</vt:i4>
      </vt:variant>
      <vt:variant>
        <vt:i4>264</vt:i4>
      </vt:variant>
      <vt:variant>
        <vt:i4>0</vt:i4>
      </vt:variant>
      <vt:variant>
        <vt:i4>5</vt:i4>
      </vt:variant>
      <vt:variant>
        <vt:lpwstr>https://www.ncbi.nlm.nih.gov/pubmed/?term=niemirska a%5bauthor%5d&amp;cauthor=true&amp;cauthor_uid=16565870</vt:lpwstr>
      </vt:variant>
      <vt:variant>
        <vt:lpwstr/>
      </vt:variant>
      <vt:variant>
        <vt:i4>7602253</vt:i4>
      </vt:variant>
      <vt:variant>
        <vt:i4>261</vt:i4>
      </vt:variant>
      <vt:variant>
        <vt:i4>0</vt:i4>
      </vt:variant>
      <vt:variant>
        <vt:i4>5</vt:i4>
      </vt:variant>
      <vt:variant>
        <vt:lpwstr>https://www.ncbi.nlm.nih.gov/pubmed/?term=litwin m%5bauthor%5d&amp;cauthor=true&amp;cauthor_uid=16565870</vt:lpwstr>
      </vt:variant>
      <vt:variant>
        <vt:lpwstr/>
      </vt:variant>
      <vt:variant>
        <vt:i4>3866632</vt:i4>
      </vt:variant>
      <vt:variant>
        <vt:i4>258</vt:i4>
      </vt:variant>
      <vt:variant>
        <vt:i4>0</vt:i4>
      </vt:variant>
      <vt:variant>
        <vt:i4>5</vt:i4>
      </vt:variant>
      <vt:variant>
        <vt:lpwstr>https://www.ncbi.nlm.nih.gov/pubmed/?term=laitinen+tt%2c+pahkala+k%2c+magnussen+cg%2c+viikari+js%2c+oikonen+m%2c+taittonen+l%2c+et+al.+ideal+cardiovascular+health+in+childhood+and+cardiometabolic+outcomes+in+adulthood%3a+the+cardiovascular+risk+in+young+finns+study.+circulation.+2012</vt:lpwstr>
      </vt:variant>
      <vt:variant>
        <vt:lpwstr/>
      </vt:variant>
      <vt:variant>
        <vt:i4>1245277</vt:i4>
      </vt:variant>
      <vt:variant>
        <vt:i4>255</vt:i4>
      </vt:variant>
      <vt:variant>
        <vt:i4>0</vt:i4>
      </vt:variant>
      <vt:variant>
        <vt:i4>5</vt:i4>
      </vt:variant>
      <vt:variant>
        <vt:lpwstr>https://www.ncbi.nlm.nih.gov/pubmed/?term=Juonala M%5BAuthor%5D&amp;cauthor=true&amp;cauthor_uid=22452832</vt:lpwstr>
      </vt:variant>
      <vt:variant>
        <vt:lpwstr/>
      </vt:variant>
      <vt:variant>
        <vt:i4>3407872</vt:i4>
      </vt:variant>
      <vt:variant>
        <vt:i4>252</vt:i4>
      </vt:variant>
      <vt:variant>
        <vt:i4>0</vt:i4>
      </vt:variant>
      <vt:variant>
        <vt:i4>5</vt:i4>
      </vt:variant>
      <vt:variant>
        <vt:lpwstr>https://www.ncbi.nlm.nih.gov/pubmed/?term=Raitakari OT%5BAuthor%5D&amp;cauthor=true&amp;cauthor_uid=22452832</vt:lpwstr>
      </vt:variant>
      <vt:variant>
        <vt:lpwstr/>
      </vt:variant>
      <vt:variant>
        <vt:i4>8323148</vt:i4>
      </vt:variant>
      <vt:variant>
        <vt:i4>249</vt:i4>
      </vt:variant>
      <vt:variant>
        <vt:i4>0</vt:i4>
      </vt:variant>
      <vt:variant>
        <vt:i4>5</vt:i4>
      </vt:variant>
      <vt:variant>
        <vt:lpwstr>https://www.ncbi.nlm.nih.gov/pubmed/?term=Lehtim%C3%A4ki T%5BAuthor%5D&amp;cauthor=true&amp;cauthor_uid=22452832</vt:lpwstr>
      </vt:variant>
      <vt:variant>
        <vt:lpwstr/>
      </vt:variant>
      <vt:variant>
        <vt:i4>7209013</vt:i4>
      </vt:variant>
      <vt:variant>
        <vt:i4>246</vt:i4>
      </vt:variant>
      <vt:variant>
        <vt:i4>0</vt:i4>
      </vt:variant>
      <vt:variant>
        <vt:i4>5</vt:i4>
      </vt:variant>
      <vt:variant>
        <vt:lpwstr>https://www.ncbi.nlm.nih.gov/pubmed/?term=K%C3%A4h%C3%B6nen M%5BAuthor%5D&amp;cauthor=true&amp;cauthor_uid=22452832</vt:lpwstr>
      </vt:variant>
      <vt:variant>
        <vt:lpwstr/>
      </vt:variant>
      <vt:variant>
        <vt:i4>852020</vt:i4>
      </vt:variant>
      <vt:variant>
        <vt:i4>243</vt:i4>
      </vt:variant>
      <vt:variant>
        <vt:i4>0</vt:i4>
      </vt:variant>
      <vt:variant>
        <vt:i4>5</vt:i4>
      </vt:variant>
      <vt:variant>
        <vt:lpwstr>https://www.ncbi.nlm.nih.gov/pubmed/?term=Laitinen T%5BAuthor%5D&amp;cauthor=true&amp;cauthor_uid=22452832</vt:lpwstr>
      </vt:variant>
      <vt:variant>
        <vt:lpwstr/>
      </vt:variant>
      <vt:variant>
        <vt:i4>4456515</vt:i4>
      </vt:variant>
      <vt:variant>
        <vt:i4>240</vt:i4>
      </vt:variant>
      <vt:variant>
        <vt:i4>0</vt:i4>
      </vt:variant>
      <vt:variant>
        <vt:i4>5</vt:i4>
      </vt:variant>
      <vt:variant>
        <vt:lpwstr>https://www.ncbi.nlm.nih.gov/pubmed/?term=Hutri-K%C3%A4h%C3%B6nen N%5BAuthor%5D&amp;cauthor=true&amp;cauthor_uid=22452832</vt:lpwstr>
      </vt:variant>
      <vt:variant>
        <vt:lpwstr/>
      </vt:variant>
      <vt:variant>
        <vt:i4>458833</vt:i4>
      </vt:variant>
      <vt:variant>
        <vt:i4>237</vt:i4>
      </vt:variant>
      <vt:variant>
        <vt:i4>0</vt:i4>
      </vt:variant>
      <vt:variant>
        <vt:i4>5</vt:i4>
      </vt:variant>
      <vt:variant>
        <vt:lpwstr>https://www.ncbi.nlm.nih.gov/pubmed/?term=Jokinen E%5BAuthor%5D&amp;cauthor=true&amp;cauthor_uid=22452832</vt:lpwstr>
      </vt:variant>
      <vt:variant>
        <vt:lpwstr/>
      </vt:variant>
      <vt:variant>
        <vt:i4>393253</vt:i4>
      </vt:variant>
      <vt:variant>
        <vt:i4>234</vt:i4>
      </vt:variant>
      <vt:variant>
        <vt:i4>0</vt:i4>
      </vt:variant>
      <vt:variant>
        <vt:i4>5</vt:i4>
      </vt:variant>
      <vt:variant>
        <vt:lpwstr>https://www.ncbi.nlm.nih.gov/pubmed/?term=Mikkil%C3%A4 V%5BAuthor%5D&amp;cauthor=true&amp;cauthor_uid=22452832</vt:lpwstr>
      </vt:variant>
      <vt:variant>
        <vt:lpwstr/>
      </vt:variant>
      <vt:variant>
        <vt:i4>8060976</vt:i4>
      </vt:variant>
      <vt:variant>
        <vt:i4>231</vt:i4>
      </vt:variant>
      <vt:variant>
        <vt:i4>0</vt:i4>
      </vt:variant>
      <vt:variant>
        <vt:i4>5</vt:i4>
      </vt:variant>
      <vt:variant>
        <vt:lpwstr>https://www.ncbi.nlm.nih.gov/pubmed/?term=Taittonen L%5BAuthor%5D&amp;cauthor=true&amp;cauthor_uid=22452832</vt:lpwstr>
      </vt:variant>
      <vt:variant>
        <vt:lpwstr/>
      </vt:variant>
      <vt:variant>
        <vt:i4>458844</vt:i4>
      </vt:variant>
      <vt:variant>
        <vt:i4>228</vt:i4>
      </vt:variant>
      <vt:variant>
        <vt:i4>0</vt:i4>
      </vt:variant>
      <vt:variant>
        <vt:i4>5</vt:i4>
      </vt:variant>
      <vt:variant>
        <vt:lpwstr>https://www.ncbi.nlm.nih.gov/pubmed/?term=Oikonen M%5BAuthor%5D&amp;cauthor=true&amp;cauthor_uid=22452832</vt:lpwstr>
      </vt:variant>
      <vt:variant>
        <vt:lpwstr/>
      </vt:variant>
      <vt:variant>
        <vt:i4>5177440</vt:i4>
      </vt:variant>
      <vt:variant>
        <vt:i4>225</vt:i4>
      </vt:variant>
      <vt:variant>
        <vt:i4>0</vt:i4>
      </vt:variant>
      <vt:variant>
        <vt:i4>5</vt:i4>
      </vt:variant>
      <vt:variant>
        <vt:lpwstr>https://www.ncbi.nlm.nih.gov/pubmed/?term=Viikari JS%5BAuthor%5D&amp;cauthor=true&amp;cauthor_uid=22452832</vt:lpwstr>
      </vt:variant>
      <vt:variant>
        <vt:lpwstr/>
      </vt:variant>
      <vt:variant>
        <vt:i4>3276828</vt:i4>
      </vt:variant>
      <vt:variant>
        <vt:i4>222</vt:i4>
      </vt:variant>
      <vt:variant>
        <vt:i4>0</vt:i4>
      </vt:variant>
      <vt:variant>
        <vt:i4>5</vt:i4>
      </vt:variant>
      <vt:variant>
        <vt:lpwstr>https://www.ncbi.nlm.nih.gov/pubmed/?term=Magnussen CG%5BAuthor%5D&amp;cauthor=true&amp;cauthor_uid=22452832</vt:lpwstr>
      </vt:variant>
      <vt:variant>
        <vt:lpwstr/>
      </vt:variant>
      <vt:variant>
        <vt:i4>131142</vt:i4>
      </vt:variant>
      <vt:variant>
        <vt:i4>219</vt:i4>
      </vt:variant>
      <vt:variant>
        <vt:i4>0</vt:i4>
      </vt:variant>
      <vt:variant>
        <vt:i4>5</vt:i4>
      </vt:variant>
      <vt:variant>
        <vt:lpwstr>https://www.ncbi.nlm.nih.gov/pubmed/?term=Pahkala K%5BAuthor%5D&amp;cauthor=true&amp;cauthor_uid=22452832</vt:lpwstr>
      </vt:variant>
      <vt:variant>
        <vt:lpwstr/>
      </vt:variant>
      <vt:variant>
        <vt:i4>2424936</vt:i4>
      </vt:variant>
      <vt:variant>
        <vt:i4>216</vt:i4>
      </vt:variant>
      <vt:variant>
        <vt:i4>0</vt:i4>
      </vt:variant>
      <vt:variant>
        <vt:i4>5</vt:i4>
      </vt:variant>
      <vt:variant>
        <vt:lpwstr>https://www.ncbi.nlm.nih.gov/pubmed/?term=Laitinen TT%5BAuthor%5D&amp;cauthor=true&amp;cauthor_uid=22452832</vt:lpwstr>
      </vt:variant>
      <vt:variant>
        <vt:lpwstr/>
      </vt:variant>
      <vt:variant>
        <vt:i4>6684758</vt:i4>
      </vt:variant>
      <vt:variant>
        <vt:i4>213</vt:i4>
      </vt:variant>
      <vt:variant>
        <vt:i4>0</vt:i4>
      </vt:variant>
      <vt:variant>
        <vt:i4>5</vt:i4>
      </vt:variant>
      <vt:variant>
        <vt:lpwstr>https://www.ncbi.nlm.nih.gov/pubmed/?term=juhola+j%2c+oikonen+m%2c+magnussen+cg%2c+mikkila%cc%88+v%2c+siitonen+n%2c+jokinen+e%2c+et+al.+childhood+physical%2c+environmental%2c+and+genetic+predictors+of+adult+hypertension%3a+the+cardiovascular+risk+in+young+finns+study.+circulation.+2012</vt:lpwstr>
      </vt:variant>
      <vt:variant>
        <vt:lpwstr/>
      </vt:variant>
      <vt:variant>
        <vt:i4>3276810</vt:i4>
      </vt:variant>
      <vt:variant>
        <vt:i4>210</vt:i4>
      </vt:variant>
      <vt:variant>
        <vt:i4>0</vt:i4>
      </vt:variant>
      <vt:variant>
        <vt:i4>5</vt:i4>
      </vt:variant>
      <vt:variant>
        <vt:lpwstr>https://www.ncbi.nlm.nih.gov/pubmed/?term=Raitakari OT%5BAuthor%5D&amp;cauthor=true&amp;cauthor_uid=22718800</vt:lpwstr>
      </vt:variant>
      <vt:variant>
        <vt:lpwstr/>
      </vt:variant>
      <vt:variant>
        <vt:i4>1638491</vt:i4>
      </vt:variant>
      <vt:variant>
        <vt:i4>207</vt:i4>
      </vt:variant>
      <vt:variant>
        <vt:i4>0</vt:i4>
      </vt:variant>
      <vt:variant>
        <vt:i4>5</vt:i4>
      </vt:variant>
      <vt:variant>
        <vt:lpwstr>https://www.ncbi.nlm.nih.gov/pubmed/?term=Juonala M%5BAuthor%5D&amp;cauthor=true&amp;cauthor_uid=22718800</vt:lpwstr>
      </vt:variant>
      <vt:variant>
        <vt:lpwstr/>
      </vt:variant>
      <vt:variant>
        <vt:i4>4784234</vt:i4>
      </vt:variant>
      <vt:variant>
        <vt:i4>204</vt:i4>
      </vt:variant>
      <vt:variant>
        <vt:i4>0</vt:i4>
      </vt:variant>
      <vt:variant>
        <vt:i4>5</vt:i4>
      </vt:variant>
      <vt:variant>
        <vt:lpwstr>https://www.ncbi.nlm.nih.gov/pubmed/?term=Viikari JS%5BAuthor%5D&amp;cauthor=true&amp;cauthor_uid=22718800</vt:lpwstr>
      </vt:variant>
      <vt:variant>
        <vt:lpwstr/>
      </vt:variant>
      <vt:variant>
        <vt:i4>7929926</vt:i4>
      </vt:variant>
      <vt:variant>
        <vt:i4>201</vt:i4>
      </vt:variant>
      <vt:variant>
        <vt:i4>0</vt:i4>
      </vt:variant>
      <vt:variant>
        <vt:i4>5</vt:i4>
      </vt:variant>
      <vt:variant>
        <vt:lpwstr>https://www.ncbi.nlm.nih.gov/pubmed/?term=Lehtim%C3%A4ki T%5BAuthor%5D&amp;cauthor=true&amp;cauthor_uid=22718800</vt:lpwstr>
      </vt:variant>
      <vt:variant>
        <vt:lpwstr/>
      </vt:variant>
      <vt:variant>
        <vt:i4>5111877</vt:i4>
      </vt:variant>
      <vt:variant>
        <vt:i4>198</vt:i4>
      </vt:variant>
      <vt:variant>
        <vt:i4>0</vt:i4>
      </vt:variant>
      <vt:variant>
        <vt:i4>5</vt:i4>
      </vt:variant>
      <vt:variant>
        <vt:lpwstr>https://www.ncbi.nlm.nih.gov/pubmed/?term=Hutri-K%C3%A4h%C3%B6nen N%5BAuthor%5D&amp;cauthor=true&amp;cauthor_uid=22718800</vt:lpwstr>
      </vt:variant>
      <vt:variant>
        <vt:lpwstr/>
      </vt:variant>
      <vt:variant>
        <vt:i4>6553651</vt:i4>
      </vt:variant>
      <vt:variant>
        <vt:i4>195</vt:i4>
      </vt:variant>
      <vt:variant>
        <vt:i4>0</vt:i4>
      </vt:variant>
      <vt:variant>
        <vt:i4>5</vt:i4>
      </vt:variant>
      <vt:variant>
        <vt:lpwstr>https://www.ncbi.nlm.nih.gov/pubmed/?term=K%C3%A4h%C3%B6nen M%5BAuthor%5D&amp;cauthor=true&amp;cauthor_uid=22718800</vt:lpwstr>
      </vt:variant>
      <vt:variant>
        <vt:lpwstr/>
      </vt:variant>
      <vt:variant>
        <vt:i4>2031665</vt:i4>
      </vt:variant>
      <vt:variant>
        <vt:i4>192</vt:i4>
      </vt:variant>
      <vt:variant>
        <vt:i4>0</vt:i4>
      </vt:variant>
      <vt:variant>
        <vt:i4>5</vt:i4>
      </vt:variant>
      <vt:variant>
        <vt:lpwstr>https://www.ncbi.nlm.nih.gov/pubmed/?term=Jula A%5BAuthor%5D&amp;cauthor=true&amp;cauthor_uid=22718800</vt:lpwstr>
      </vt:variant>
      <vt:variant>
        <vt:lpwstr/>
      </vt:variant>
      <vt:variant>
        <vt:i4>8257584</vt:i4>
      </vt:variant>
      <vt:variant>
        <vt:i4>189</vt:i4>
      </vt:variant>
      <vt:variant>
        <vt:i4>0</vt:i4>
      </vt:variant>
      <vt:variant>
        <vt:i4>5</vt:i4>
      </vt:variant>
      <vt:variant>
        <vt:lpwstr>https://www.ncbi.nlm.nih.gov/pubmed/?term=Sepp%C3%A4l%C3%A4 I%5BAuthor%5D&amp;cauthor=true&amp;cauthor_uid=22718800</vt:lpwstr>
      </vt:variant>
      <vt:variant>
        <vt:lpwstr/>
      </vt:variant>
      <vt:variant>
        <vt:i4>7405622</vt:i4>
      </vt:variant>
      <vt:variant>
        <vt:i4>186</vt:i4>
      </vt:variant>
      <vt:variant>
        <vt:i4>0</vt:i4>
      </vt:variant>
      <vt:variant>
        <vt:i4>5</vt:i4>
      </vt:variant>
      <vt:variant>
        <vt:lpwstr>https://www.ncbi.nlm.nih.gov/pubmed/?term=Taittonen L%5BAuthor%5D&amp;cauthor=true&amp;cauthor_uid=22718800</vt:lpwstr>
      </vt:variant>
      <vt:variant>
        <vt:lpwstr/>
      </vt:variant>
      <vt:variant>
        <vt:i4>5898345</vt:i4>
      </vt:variant>
      <vt:variant>
        <vt:i4>183</vt:i4>
      </vt:variant>
      <vt:variant>
        <vt:i4>0</vt:i4>
      </vt:variant>
      <vt:variant>
        <vt:i4>5</vt:i4>
      </vt:variant>
      <vt:variant>
        <vt:lpwstr>https://www.ncbi.nlm.nih.gov/pubmed/?term=Gidding SS%5BAuthor%5D&amp;cauthor=true&amp;cauthor_uid=22718800</vt:lpwstr>
      </vt:variant>
      <vt:variant>
        <vt:lpwstr/>
      </vt:variant>
      <vt:variant>
        <vt:i4>6684689</vt:i4>
      </vt:variant>
      <vt:variant>
        <vt:i4>180</vt:i4>
      </vt:variant>
      <vt:variant>
        <vt:i4>0</vt:i4>
      </vt:variant>
      <vt:variant>
        <vt:i4>5</vt:i4>
      </vt:variant>
      <vt:variant>
        <vt:lpwstr>https://www.ncbi.nlm.nih.gov/pubmed/?term=W%C3%BCrtz P%5BAuthor%5D&amp;cauthor=true&amp;cauthor_uid=22718800</vt:lpwstr>
      </vt:variant>
      <vt:variant>
        <vt:lpwstr/>
      </vt:variant>
      <vt:variant>
        <vt:i4>720958</vt:i4>
      </vt:variant>
      <vt:variant>
        <vt:i4>177</vt:i4>
      </vt:variant>
      <vt:variant>
        <vt:i4>0</vt:i4>
      </vt:variant>
      <vt:variant>
        <vt:i4>5</vt:i4>
      </vt:variant>
      <vt:variant>
        <vt:lpwstr>https://www.ncbi.nlm.nih.gov/pubmed/?term=Laitinen T%5BAuthor%5D&amp;cauthor=true&amp;cauthor_uid=22718800</vt:lpwstr>
      </vt:variant>
      <vt:variant>
        <vt:lpwstr/>
      </vt:variant>
      <vt:variant>
        <vt:i4>852055</vt:i4>
      </vt:variant>
      <vt:variant>
        <vt:i4>174</vt:i4>
      </vt:variant>
      <vt:variant>
        <vt:i4>0</vt:i4>
      </vt:variant>
      <vt:variant>
        <vt:i4>5</vt:i4>
      </vt:variant>
      <vt:variant>
        <vt:lpwstr>https://www.ncbi.nlm.nih.gov/pubmed/?term=Jokinen E%5BAuthor%5D&amp;cauthor=true&amp;cauthor_uid=22718800</vt:lpwstr>
      </vt:variant>
      <vt:variant>
        <vt:lpwstr/>
      </vt:variant>
      <vt:variant>
        <vt:i4>1638439</vt:i4>
      </vt:variant>
      <vt:variant>
        <vt:i4>171</vt:i4>
      </vt:variant>
      <vt:variant>
        <vt:i4>0</vt:i4>
      </vt:variant>
      <vt:variant>
        <vt:i4>5</vt:i4>
      </vt:variant>
      <vt:variant>
        <vt:lpwstr>https://www.ncbi.nlm.nih.gov/pubmed/?term=Siitonen N%5BAuthor%5D&amp;cauthor=true&amp;cauthor_uid=22718800</vt:lpwstr>
      </vt:variant>
      <vt:variant>
        <vt:lpwstr/>
      </vt:variant>
      <vt:variant>
        <vt:i4>47</vt:i4>
      </vt:variant>
      <vt:variant>
        <vt:i4>168</vt:i4>
      </vt:variant>
      <vt:variant>
        <vt:i4>0</vt:i4>
      </vt:variant>
      <vt:variant>
        <vt:i4>5</vt:i4>
      </vt:variant>
      <vt:variant>
        <vt:lpwstr>https://www.ncbi.nlm.nih.gov/pubmed/?term=Mikkil%C3%A4 V%5BAuthor%5D&amp;cauthor=true&amp;cauthor_uid=22718800</vt:lpwstr>
      </vt:variant>
      <vt:variant>
        <vt:lpwstr/>
      </vt:variant>
      <vt:variant>
        <vt:i4>3407894</vt:i4>
      </vt:variant>
      <vt:variant>
        <vt:i4>165</vt:i4>
      </vt:variant>
      <vt:variant>
        <vt:i4>0</vt:i4>
      </vt:variant>
      <vt:variant>
        <vt:i4>5</vt:i4>
      </vt:variant>
      <vt:variant>
        <vt:lpwstr>https://www.ncbi.nlm.nih.gov/pubmed/?term=Magnussen CG%5BAuthor%5D&amp;cauthor=true&amp;cauthor_uid=22718800</vt:lpwstr>
      </vt:variant>
      <vt:variant>
        <vt:lpwstr/>
      </vt:variant>
      <vt:variant>
        <vt:i4>852058</vt:i4>
      </vt:variant>
      <vt:variant>
        <vt:i4>162</vt:i4>
      </vt:variant>
      <vt:variant>
        <vt:i4>0</vt:i4>
      </vt:variant>
      <vt:variant>
        <vt:i4>5</vt:i4>
      </vt:variant>
      <vt:variant>
        <vt:lpwstr>https://www.ncbi.nlm.nih.gov/pubmed/?term=Oikonen M%5BAuthor%5D&amp;cauthor=true&amp;cauthor_uid=22718800</vt:lpwstr>
      </vt:variant>
      <vt:variant>
        <vt:lpwstr/>
      </vt:variant>
      <vt:variant>
        <vt:i4>8061017</vt:i4>
      </vt:variant>
      <vt:variant>
        <vt:i4>159</vt:i4>
      </vt:variant>
      <vt:variant>
        <vt:i4>0</vt:i4>
      </vt:variant>
      <vt:variant>
        <vt:i4>5</vt:i4>
      </vt:variant>
      <vt:variant>
        <vt:lpwstr>https://www.ncbi.nlm.nih.gov/pubmed/?term=Juhola J%5BAuthor%5D&amp;cauthor=true&amp;cauthor_uid=22718800</vt:lpwstr>
      </vt:variant>
      <vt:variant>
        <vt:lpwstr/>
      </vt:variant>
      <vt:variant>
        <vt:i4>6291530</vt:i4>
      </vt:variant>
      <vt:variant>
        <vt:i4>156</vt:i4>
      </vt:variant>
      <vt:variant>
        <vt:i4>0</vt:i4>
      </vt:variant>
      <vt:variant>
        <vt:i4>5</vt:i4>
      </vt:variant>
      <vt:variant>
        <vt:lpwstr>https://www.ncbi.nlm.nih.gov/pubmed/?term=juhola+j%2c+magnussen+cg%2c+berenson+gs%2c+et+al.+combined+effects+of+child+and+adult+elevated+blood+pressure+on+subclinical+atherosclero-+sis%3a+the+international+childhood+cardiovascular+cohort+consortium.+circulation.+2013</vt:lpwstr>
      </vt:variant>
      <vt:variant>
        <vt:lpwstr/>
      </vt:variant>
      <vt:variant>
        <vt:i4>1441879</vt:i4>
      </vt:variant>
      <vt:variant>
        <vt:i4>153</vt:i4>
      </vt:variant>
      <vt:variant>
        <vt:i4>0</vt:i4>
      </vt:variant>
      <vt:variant>
        <vt:i4>5</vt:i4>
      </vt:variant>
      <vt:variant>
        <vt:lpwstr>https://www.ncbi.nlm.nih.gov/pubmed/?term=juonala m%5bauthor%5d&amp;cauthor=true&amp;cauthor_uid=23780579</vt:lpwstr>
      </vt:variant>
      <vt:variant>
        <vt:lpwstr/>
      </vt:variant>
      <vt:variant>
        <vt:i4>4063237</vt:i4>
      </vt:variant>
      <vt:variant>
        <vt:i4>150</vt:i4>
      </vt:variant>
      <vt:variant>
        <vt:i4>0</vt:i4>
      </vt:variant>
      <vt:variant>
        <vt:i4>5</vt:i4>
      </vt:variant>
      <vt:variant>
        <vt:lpwstr>https://www.ncbi.nlm.nih.gov/pubmed/?term=raitakari ot%5bauthor%5d&amp;cauthor=true&amp;cauthor_uid=23780579</vt:lpwstr>
      </vt:variant>
      <vt:variant>
        <vt:lpwstr/>
      </vt:variant>
      <vt:variant>
        <vt:i4>7536676</vt:i4>
      </vt:variant>
      <vt:variant>
        <vt:i4>147</vt:i4>
      </vt:variant>
      <vt:variant>
        <vt:i4>0</vt:i4>
      </vt:variant>
      <vt:variant>
        <vt:i4>5</vt:i4>
      </vt:variant>
      <vt:variant>
        <vt:lpwstr>https://www.ncbi.nlm.nih.gov/pubmed/?term=dwyer t%5bauthor%5d&amp;cauthor=true&amp;cauthor_uid=23780579</vt:lpwstr>
      </vt:variant>
      <vt:variant>
        <vt:lpwstr/>
      </vt:variant>
      <vt:variant>
        <vt:i4>6422563</vt:i4>
      </vt:variant>
      <vt:variant>
        <vt:i4>144</vt:i4>
      </vt:variant>
      <vt:variant>
        <vt:i4>0</vt:i4>
      </vt:variant>
      <vt:variant>
        <vt:i4>5</vt:i4>
      </vt:variant>
      <vt:variant>
        <vt:lpwstr>https://www.ncbi.nlm.nih.gov/pubmed/?term=viikari jsa%5bauthor%5d&amp;cauthor=true&amp;cauthor_uid=23780579</vt:lpwstr>
      </vt:variant>
      <vt:variant>
        <vt:lpwstr/>
      </vt:variant>
      <vt:variant>
        <vt:i4>7929921</vt:i4>
      </vt:variant>
      <vt:variant>
        <vt:i4>141</vt:i4>
      </vt:variant>
      <vt:variant>
        <vt:i4>0</vt:i4>
      </vt:variant>
      <vt:variant>
        <vt:i4>5</vt:i4>
      </vt:variant>
      <vt:variant>
        <vt:lpwstr>https://www.ncbi.nlm.nih.gov/pubmed/?term=urbina e%5bauthor%5d&amp;cauthor=true&amp;cauthor_uid=23780579</vt:lpwstr>
      </vt:variant>
      <vt:variant>
        <vt:lpwstr/>
      </vt:variant>
      <vt:variant>
        <vt:i4>8257594</vt:i4>
      </vt:variant>
      <vt:variant>
        <vt:i4>138</vt:i4>
      </vt:variant>
      <vt:variant>
        <vt:i4>0</vt:i4>
      </vt:variant>
      <vt:variant>
        <vt:i4>5</vt:i4>
      </vt:variant>
      <vt:variant>
        <vt:lpwstr>https://www.ncbi.nlm.nih.gov/pubmed/?term=taittonen l%5bauthor%5d&amp;cauthor=true&amp;cauthor_uid=23780579</vt:lpwstr>
      </vt:variant>
      <vt:variant>
        <vt:lpwstr/>
      </vt:variant>
      <vt:variant>
        <vt:i4>7012415</vt:i4>
      </vt:variant>
      <vt:variant>
        <vt:i4>135</vt:i4>
      </vt:variant>
      <vt:variant>
        <vt:i4>0</vt:i4>
      </vt:variant>
      <vt:variant>
        <vt:i4>5</vt:i4>
      </vt:variant>
      <vt:variant>
        <vt:lpwstr>https://www.ncbi.nlm.nih.gov/pubmed/?term=k%c3%a4h%c3%b6nen m%5bauthor%5d&amp;cauthor=true&amp;cauthor_uid=23780579</vt:lpwstr>
      </vt:variant>
      <vt:variant>
        <vt:lpwstr/>
      </vt:variant>
      <vt:variant>
        <vt:i4>1507390</vt:i4>
      </vt:variant>
      <vt:variant>
        <vt:i4>132</vt:i4>
      </vt:variant>
      <vt:variant>
        <vt:i4>0</vt:i4>
      </vt:variant>
      <vt:variant>
        <vt:i4>5</vt:i4>
      </vt:variant>
      <vt:variant>
        <vt:lpwstr>https://www.ncbi.nlm.nih.gov/pubmed/?term=chen w%5bauthor%5d&amp;cauthor=true&amp;cauthor_uid=23780579</vt:lpwstr>
      </vt:variant>
      <vt:variant>
        <vt:lpwstr/>
      </vt:variant>
      <vt:variant>
        <vt:i4>2490377</vt:i4>
      </vt:variant>
      <vt:variant>
        <vt:i4>129</vt:i4>
      </vt:variant>
      <vt:variant>
        <vt:i4>0</vt:i4>
      </vt:variant>
      <vt:variant>
        <vt:i4>5</vt:i4>
      </vt:variant>
      <vt:variant>
        <vt:lpwstr>https://www.ncbi.nlm.nih.gov/pubmed/?term=davis ph%5bauthor%5d&amp;cauthor=true&amp;cauthor_uid=23780579</vt:lpwstr>
      </vt:variant>
      <vt:variant>
        <vt:lpwstr/>
      </vt:variant>
      <vt:variant>
        <vt:i4>5242999</vt:i4>
      </vt:variant>
      <vt:variant>
        <vt:i4>126</vt:i4>
      </vt:variant>
      <vt:variant>
        <vt:i4>0</vt:i4>
      </vt:variant>
      <vt:variant>
        <vt:i4>5</vt:i4>
      </vt:variant>
      <vt:variant>
        <vt:lpwstr>https://www.ncbi.nlm.nih.gov/pubmed/?term=daniels sr%5bauthor%5d&amp;cauthor=true&amp;cauthor_uid=23780579</vt:lpwstr>
      </vt:variant>
      <vt:variant>
        <vt:lpwstr/>
      </vt:variant>
      <vt:variant>
        <vt:i4>4522014</vt:i4>
      </vt:variant>
      <vt:variant>
        <vt:i4>123</vt:i4>
      </vt:variant>
      <vt:variant>
        <vt:i4>0</vt:i4>
      </vt:variant>
      <vt:variant>
        <vt:i4>5</vt:i4>
      </vt:variant>
      <vt:variant>
        <vt:lpwstr>https://www.ncbi.nlm.nih.gov/pubmed/?term=srinivasan sr%5bauthor%5d&amp;cauthor=true&amp;cauthor_uid=23780579</vt:lpwstr>
      </vt:variant>
      <vt:variant>
        <vt:lpwstr/>
      </vt:variant>
      <vt:variant>
        <vt:i4>3080202</vt:i4>
      </vt:variant>
      <vt:variant>
        <vt:i4>120</vt:i4>
      </vt:variant>
      <vt:variant>
        <vt:i4>0</vt:i4>
      </vt:variant>
      <vt:variant>
        <vt:i4>5</vt:i4>
      </vt:variant>
      <vt:variant>
        <vt:lpwstr>https://www.ncbi.nlm.nih.gov/pubmed/?term=sabin ma%5bauthor%5d&amp;cauthor=true&amp;cauthor_uid=23780579</vt:lpwstr>
      </vt:variant>
      <vt:variant>
        <vt:lpwstr/>
      </vt:variant>
      <vt:variant>
        <vt:i4>3211279</vt:i4>
      </vt:variant>
      <vt:variant>
        <vt:i4>117</vt:i4>
      </vt:variant>
      <vt:variant>
        <vt:i4>0</vt:i4>
      </vt:variant>
      <vt:variant>
        <vt:i4>5</vt:i4>
      </vt:variant>
      <vt:variant>
        <vt:lpwstr>https://www.ncbi.nlm.nih.gov/pubmed/?term=burns tl%5bauthor%5d&amp;cauthor=true&amp;cauthor_uid=23780579</vt:lpwstr>
      </vt:variant>
      <vt:variant>
        <vt:lpwstr/>
      </vt:variant>
      <vt:variant>
        <vt:i4>786464</vt:i4>
      </vt:variant>
      <vt:variant>
        <vt:i4>114</vt:i4>
      </vt:variant>
      <vt:variant>
        <vt:i4>0</vt:i4>
      </vt:variant>
      <vt:variant>
        <vt:i4>5</vt:i4>
      </vt:variant>
      <vt:variant>
        <vt:lpwstr>https://www.ncbi.nlm.nih.gov/pubmed/?term=venn a%5bauthor%5d&amp;cauthor=true&amp;cauthor_uid=23780579</vt:lpwstr>
      </vt:variant>
      <vt:variant>
        <vt:lpwstr/>
      </vt:variant>
      <vt:variant>
        <vt:i4>3866749</vt:i4>
      </vt:variant>
      <vt:variant>
        <vt:i4>111</vt:i4>
      </vt:variant>
      <vt:variant>
        <vt:i4>0</vt:i4>
      </vt:variant>
      <vt:variant>
        <vt:i4>5</vt:i4>
      </vt:variant>
      <vt:variant>
        <vt:lpwstr>https://www.ncbi.nlm.nih.gov/pubmed/?term=berenson gs%5bauthor%5d&amp;cauthor=true&amp;cauthor_uid=23780579</vt:lpwstr>
      </vt:variant>
      <vt:variant>
        <vt:lpwstr/>
      </vt:variant>
      <vt:variant>
        <vt:i4>3670041</vt:i4>
      </vt:variant>
      <vt:variant>
        <vt:i4>108</vt:i4>
      </vt:variant>
      <vt:variant>
        <vt:i4>0</vt:i4>
      </vt:variant>
      <vt:variant>
        <vt:i4>5</vt:i4>
      </vt:variant>
      <vt:variant>
        <vt:lpwstr>https://www.ncbi.nlm.nih.gov/pubmed/?term=magnussen cg%5bauthor%5d&amp;cauthor=true&amp;cauthor_uid=23780579</vt:lpwstr>
      </vt:variant>
      <vt:variant>
        <vt:lpwstr/>
      </vt:variant>
      <vt:variant>
        <vt:i4>7798870</vt:i4>
      </vt:variant>
      <vt:variant>
        <vt:i4>105</vt:i4>
      </vt:variant>
      <vt:variant>
        <vt:i4>0</vt:i4>
      </vt:variant>
      <vt:variant>
        <vt:i4>5</vt:i4>
      </vt:variant>
      <vt:variant>
        <vt:lpwstr>https://www.ncbi.nlm.nih.gov/pubmed/?term=juhola j%5bauthor%5d&amp;cauthor=true&amp;cauthor_uid=23780579</vt:lpwstr>
      </vt:variant>
      <vt:variant>
        <vt:lpwstr/>
      </vt:variant>
      <vt:variant>
        <vt:i4>4915239</vt:i4>
      </vt:variant>
      <vt:variant>
        <vt:i4>102</vt:i4>
      </vt:variant>
      <vt:variant>
        <vt:i4>0</vt:i4>
      </vt:variant>
      <vt:variant>
        <vt:i4>5</vt:i4>
      </vt:variant>
      <vt:variant>
        <vt:lpwstr>https://www.ncbi.nlm.nih.gov/pubmed/?term=erlingsdottir+a%2c+indridason+os%2c+thorvaldsson+o%2c+edvardsson+vo.+blood+pressure+in+children+and+target-organ+damage+later+in+life.+pediatr+nephrol+2010</vt:lpwstr>
      </vt:variant>
      <vt:variant>
        <vt:lpwstr/>
      </vt:variant>
      <vt:variant>
        <vt:i4>4587520</vt:i4>
      </vt:variant>
      <vt:variant>
        <vt:i4>99</vt:i4>
      </vt:variant>
      <vt:variant>
        <vt:i4>0</vt:i4>
      </vt:variant>
      <vt:variant>
        <vt:i4>5</vt:i4>
      </vt:variant>
      <vt:variant>
        <vt:lpwstr>https://www.ncbi.nlm.nih.gov/pubmed/?term=edvardsson vo%5bauthor%5d&amp;cauthor=true&amp;cauthor_uid=19946710</vt:lpwstr>
      </vt:variant>
      <vt:variant>
        <vt:lpwstr/>
      </vt:variant>
      <vt:variant>
        <vt:i4>393256</vt:i4>
      </vt:variant>
      <vt:variant>
        <vt:i4>96</vt:i4>
      </vt:variant>
      <vt:variant>
        <vt:i4>0</vt:i4>
      </vt:variant>
      <vt:variant>
        <vt:i4>5</vt:i4>
      </vt:variant>
      <vt:variant>
        <vt:lpwstr>https://www.ncbi.nlm.nih.gov/pubmed/?term=thorvaldsson o%5bauthor%5d&amp;cauthor=true&amp;cauthor_uid=19946710</vt:lpwstr>
      </vt:variant>
      <vt:variant>
        <vt:lpwstr/>
      </vt:variant>
      <vt:variant>
        <vt:i4>4587531</vt:i4>
      </vt:variant>
      <vt:variant>
        <vt:i4>93</vt:i4>
      </vt:variant>
      <vt:variant>
        <vt:i4>0</vt:i4>
      </vt:variant>
      <vt:variant>
        <vt:i4>5</vt:i4>
      </vt:variant>
      <vt:variant>
        <vt:lpwstr>https://www.ncbi.nlm.nih.gov/pubmed/?term=indridason os%5bauthor%5d&amp;cauthor=true&amp;cauthor_uid=19946710</vt:lpwstr>
      </vt:variant>
      <vt:variant>
        <vt:lpwstr/>
      </vt:variant>
      <vt:variant>
        <vt:i4>6881326</vt:i4>
      </vt:variant>
      <vt:variant>
        <vt:i4>90</vt:i4>
      </vt:variant>
      <vt:variant>
        <vt:i4>0</vt:i4>
      </vt:variant>
      <vt:variant>
        <vt:i4>5</vt:i4>
      </vt:variant>
      <vt:variant>
        <vt:lpwstr>https://www.ncbi.nlm.nih.gov/pubmed/?term=erlingsdottir a%5bauthor%5d&amp;cauthor=true&amp;cauthor_uid=19946710</vt:lpwstr>
      </vt:variant>
      <vt:variant>
        <vt:lpwstr/>
      </vt:variant>
      <vt:variant>
        <vt:i4>81</vt:i4>
      </vt:variant>
      <vt:variant>
        <vt:i4>87</vt:i4>
      </vt:variant>
      <vt:variant>
        <vt:i4>0</vt:i4>
      </vt:variant>
      <vt:variant>
        <vt:i4>5</vt:i4>
      </vt:variant>
      <vt:variant>
        <vt:lpwstr>https://www.ncbi.nlm.nih.gov/pubmed/?term=daniels+sr%2c+loggie+jm%2c+khoury+p%2c+kimball+tr.+left+ventricular+geometry+and+severe+left+ventricular+hypertrophy+in+children+and+adolescents+with+essential+hypertension.+circulation+1998</vt:lpwstr>
      </vt:variant>
      <vt:variant>
        <vt:lpwstr/>
      </vt:variant>
      <vt:variant>
        <vt:i4>6488175</vt:i4>
      </vt:variant>
      <vt:variant>
        <vt:i4>84</vt:i4>
      </vt:variant>
      <vt:variant>
        <vt:i4>0</vt:i4>
      </vt:variant>
      <vt:variant>
        <vt:i4>5</vt:i4>
      </vt:variant>
      <vt:variant>
        <vt:lpwstr>https://www.ncbi.nlm.nih.gov/pubmed/?term=kimball tr%5bauthor%5d&amp;cauthor=true&amp;cauthor_uid=9609083</vt:lpwstr>
      </vt:variant>
      <vt:variant>
        <vt:lpwstr/>
      </vt:variant>
      <vt:variant>
        <vt:i4>4325446</vt:i4>
      </vt:variant>
      <vt:variant>
        <vt:i4>81</vt:i4>
      </vt:variant>
      <vt:variant>
        <vt:i4>0</vt:i4>
      </vt:variant>
      <vt:variant>
        <vt:i4>5</vt:i4>
      </vt:variant>
      <vt:variant>
        <vt:lpwstr>https://www.ncbi.nlm.nih.gov/pubmed/?term=khoury p%5bauthor%5d&amp;cauthor=true&amp;cauthor_uid=9609083</vt:lpwstr>
      </vt:variant>
      <vt:variant>
        <vt:lpwstr/>
      </vt:variant>
      <vt:variant>
        <vt:i4>5111840</vt:i4>
      </vt:variant>
      <vt:variant>
        <vt:i4>78</vt:i4>
      </vt:variant>
      <vt:variant>
        <vt:i4>0</vt:i4>
      </vt:variant>
      <vt:variant>
        <vt:i4>5</vt:i4>
      </vt:variant>
      <vt:variant>
        <vt:lpwstr>https://www.ncbi.nlm.nih.gov/pubmed/?term=loggie jm%5bauthor%5d&amp;cauthor=true&amp;cauthor_uid=9609083</vt:lpwstr>
      </vt:variant>
      <vt:variant>
        <vt:lpwstr/>
      </vt:variant>
      <vt:variant>
        <vt:i4>6291583</vt:i4>
      </vt:variant>
      <vt:variant>
        <vt:i4>75</vt:i4>
      </vt:variant>
      <vt:variant>
        <vt:i4>0</vt:i4>
      </vt:variant>
      <vt:variant>
        <vt:i4>5</vt:i4>
      </vt:variant>
      <vt:variant>
        <vt:lpwstr>https://www.ncbi.nlm.nih.gov/pubmed/?term=daniels sr%5bauthor%5d&amp;cauthor=true&amp;cauthor_uid=9609083</vt:lpwstr>
      </vt:variant>
      <vt:variant>
        <vt:lpwstr/>
      </vt:variant>
      <vt:variant>
        <vt:i4>393302</vt:i4>
      </vt:variant>
      <vt:variant>
        <vt:i4>72</vt:i4>
      </vt:variant>
      <vt:variant>
        <vt:i4>0</vt:i4>
      </vt:variant>
      <vt:variant>
        <vt:i4>5</vt:i4>
      </vt:variant>
      <vt:variant>
        <vt:lpwstr>https://www.ncbi.nlm.nih.gov/pubmed/18559702</vt:lpwstr>
      </vt:variant>
      <vt:variant>
        <vt:lpwstr/>
      </vt:variant>
      <vt:variant>
        <vt:i4>6619175</vt:i4>
      </vt:variant>
      <vt:variant>
        <vt:i4>69</vt:i4>
      </vt:variant>
      <vt:variant>
        <vt:i4>0</vt:i4>
      </vt:variant>
      <vt:variant>
        <vt:i4>5</vt:i4>
      </vt:variant>
      <vt:variant>
        <vt:lpwstr>https://www-ncbi-nlm-nih-gov.offcampus.dam.unito.it/pubmed/?term=description+of+antihypertensive+medication+use+in+a+pediatric+practice%3a+single+and+multiple+antihypertensive+medication+therapy</vt:lpwstr>
      </vt:variant>
      <vt:variant>
        <vt:lpwstr/>
      </vt:variant>
      <vt:variant>
        <vt:i4>5505119</vt:i4>
      </vt:variant>
      <vt:variant>
        <vt:i4>66</vt:i4>
      </vt:variant>
      <vt:variant>
        <vt:i4>0</vt:i4>
      </vt:variant>
      <vt:variant>
        <vt:i4>5</vt:i4>
      </vt:variant>
      <vt:variant>
        <vt:lpwstr>https://www-ncbi-nlm-nih-gov.offcampus.dam.unito.it/pubmed/?term=baker-smith cm%5bauthor%5d&amp;cauthor=true&amp;cauthor_uid=27481566</vt:lpwstr>
      </vt:variant>
      <vt:variant>
        <vt:lpwstr/>
      </vt:variant>
      <vt:variant>
        <vt:i4>8257587</vt:i4>
      </vt:variant>
      <vt:variant>
        <vt:i4>63</vt:i4>
      </vt:variant>
      <vt:variant>
        <vt:i4>0</vt:i4>
      </vt:variant>
      <vt:variant>
        <vt:i4>5</vt:i4>
      </vt:variant>
      <vt:variant>
        <vt:lpwstr>https://www-ncbi-nlm-nih-gov.offcampus.dam.unito.it/pubmed/?term=jinadu l%5bauthor%5d&amp;cauthor=true&amp;cauthor_uid=27481566</vt:lpwstr>
      </vt:variant>
      <vt:variant>
        <vt:lpwstr/>
      </vt:variant>
      <vt:variant>
        <vt:i4>262177</vt:i4>
      </vt:variant>
      <vt:variant>
        <vt:i4>60</vt:i4>
      </vt:variant>
      <vt:variant>
        <vt:i4>0</vt:i4>
      </vt:variant>
      <vt:variant>
        <vt:i4>5</vt:i4>
      </vt:variant>
      <vt:variant>
        <vt:lpwstr>https://www-ncbi-nlm-nih-gov.offcampus.dam.unito.it/pubmed/?term=himes c%5bauthor%5d&amp;cauthor=true&amp;cauthor_uid=27481566</vt:lpwstr>
      </vt:variant>
      <vt:variant>
        <vt:lpwstr/>
      </vt:variant>
      <vt:variant>
        <vt:i4>6488118</vt:i4>
      </vt:variant>
      <vt:variant>
        <vt:i4>57</vt:i4>
      </vt:variant>
      <vt:variant>
        <vt:i4>0</vt:i4>
      </vt:variant>
      <vt:variant>
        <vt:i4>5</vt:i4>
      </vt:variant>
      <vt:variant>
        <vt:lpwstr>https://www-ncbi-nlm-nih-gov.offcampus.dam.unito.it/pubmed/?term=gaskin p%5bauthor%5d&amp;cauthor=true&amp;cauthor_uid=27481566</vt:lpwstr>
      </vt:variant>
      <vt:variant>
        <vt:lpwstr/>
      </vt:variant>
      <vt:variant>
        <vt:i4>7602249</vt:i4>
      </vt:variant>
      <vt:variant>
        <vt:i4>54</vt:i4>
      </vt:variant>
      <vt:variant>
        <vt:i4>0</vt:i4>
      </vt:variant>
      <vt:variant>
        <vt:i4>5</vt:i4>
      </vt:variant>
      <vt:variant>
        <vt:lpwstr>https://www-ncbi-nlm-nih-gov.offcampus.dam.unito.it/pubmed/?term=mendley s%5bauthor%5d&amp;cauthor=true&amp;cauthor_uid=27481566</vt:lpwstr>
      </vt:variant>
      <vt:variant>
        <vt:lpwstr/>
      </vt:variant>
      <vt:variant>
        <vt:i4>1638447</vt:i4>
      </vt:variant>
      <vt:variant>
        <vt:i4>51</vt:i4>
      </vt:variant>
      <vt:variant>
        <vt:i4>0</vt:i4>
      </vt:variant>
      <vt:variant>
        <vt:i4>5</vt:i4>
      </vt:variant>
      <vt:variant>
        <vt:lpwstr>https://www-ncbi-nlm-nih-gov.offcampus.dam.unito.it/pubmed/?term=binka e%5bauthor%5d&amp;cauthor=true&amp;cauthor_uid=27481566</vt:lpwstr>
      </vt:variant>
      <vt:variant>
        <vt:lpwstr/>
      </vt:variant>
      <vt:variant>
        <vt:i4>393264</vt:i4>
      </vt:variant>
      <vt:variant>
        <vt:i4>48</vt:i4>
      </vt:variant>
      <vt:variant>
        <vt:i4>0</vt:i4>
      </vt:variant>
      <vt:variant>
        <vt:i4>5</vt:i4>
      </vt:variant>
      <vt:variant>
        <vt:lpwstr>https://www.ncbi.nlm.nih.gov/pubmed/?term=assadi+f.+relation+of+left+ventricular+hypertrophy+to+microalbuminuria+and+c-reactive+protein+in+children+and+adolescents+with+essential+hypertension.+pediatr+cardiol+2008</vt:lpwstr>
      </vt:variant>
      <vt:variant>
        <vt:lpwstr/>
      </vt:variant>
      <vt:variant>
        <vt:i4>7536706</vt:i4>
      </vt:variant>
      <vt:variant>
        <vt:i4>45</vt:i4>
      </vt:variant>
      <vt:variant>
        <vt:i4>0</vt:i4>
      </vt:variant>
      <vt:variant>
        <vt:i4>5</vt:i4>
      </vt:variant>
      <vt:variant>
        <vt:lpwstr>https://www.ncbi.nlm.nih.gov/pubmed/?term=assadi f%5bauthor%5d&amp;cauthor=true&amp;cauthor_uid=18046596</vt:lpwstr>
      </vt:variant>
      <vt:variant>
        <vt:lpwstr/>
      </vt:variant>
      <vt:variant>
        <vt:i4>8323139</vt:i4>
      </vt:variant>
      <vt:variant>
        <vt:i4>42</vt:i4>
      </vt:variant>
      <vt:variant>
        <vt:i4>0</vt:i4>
      </vt:variant>
      <vt:variant>
        <vt:i4>5</vt:i4>
      </vt:variant>
      <vt:variant>
        <vt:lpwstr>https://www-ncbi-nlm-nih-gov.offcampus.dam.unito.it/pubmed/24384846</vt:lpwstr>
      </vt:variant>
      <vt:variant>
        <vt:lpwstr/>
      </vt:variant>
      <vt:variant>
        <vt:i4>4063358</vt:i4>
      </vt:variant>
      <vt:variant>
        <vt:i4>39</vt:i4>
      </vt:variant>
      <vt:variant>
        <vt:i4>0</vt:i4>
      </vt:variant>
      <vt:variant>
        <vt:i4>5</vt:i4>
      </vt:variant>
      <vt:variant>
        <vt:lpwstr>https://www-ncbi-nlm-nih-gov.offcampus.dam.unito.it/pubmed/?term=damanhori ah%5bauthor%5d&amp;cauthor=true&amp;cauthor_uid=24384846</vt:lpwstr>
      </vt:variant>
      <vt:variant>
        <vt:lpwstr/>
      </vt:variant>
      <vt:variant>
        <vt:i4>5570569</vt:i4>
      </vt:variant>
      <vt:variant>
        <vt:i4>36</vt:i4>
      </vt:variant>
      <vt:variant>
        <vt:i4>0</vt:i4>
      </vt:variant>
      <vt:variant>
        <vt:i4>5</vt:i4>
      </vt:variant>
      <vt:variant>
        <vt:lpwstr>https://www-ncbi-nlm-nih-gov.offcampus.dam.unito.it/pubmed/?term=alkhaja ak%5bauthor%5d&amp;cauthor=true&amp;cauthor_uid=24384846</vt:lpwstr>
      </vt:variant>
      <vt:variant>
        <vt:lpwstr/>
      </vt:variant>
      <vt:variant>
        <vt:i4>5898343</vt:i4>
      </vt:variant>
      <vt:variant>
        <vt:i4>33</vt:i4>
      </vt:variant>
      <vt:variant>
        <vt:i4>0</vt:i4>
      </vt:variant>
      <vt:variant>
        <vt:i4>5</vt:i4>
      </vt:variant>
      <vt:variant>
        <vt:lpwstr>https://www-ncbi-nlm-nih-gov.offcampus.dam.unito.it/pubmed/?term=sequeira rp%5bauthor%5d&amp;cauthor=true&amp;cauthor_uid=24384846</vt:lpwstr>
      </vt:variant>
      <vt:variant>
        <vt:lpwstr/>
      </vt:variant>
      <vt:variant>
        <vt:i4>1900641</vt:i4>
      </vt:variant>
      <vt:variant>
        <vt:i4>30</vt:i4>
      </vt:variant>
      <vt:variant>
        <vt:i4>0</vt:i4>
      </vt:variant>
      <vt:variant>
        <vt:i4>5</vt:i4>
      </vt:variant>
      <vt:variant>
        <vt:lpwstr>https://www-ncbi-nlm-nih-gov.offcampus.dam.unito.it/pubmed/?term=al khaja ka%5bauthor%5d&amp;cauthor=true&amp;cauthor_uid=24384846</vt:lpwstr>
      </vt:variant>
      <vt:variant>
        <vt:lpwstr/>
      </vt:variant>
      <vt:variant>
        <vt:i4>1900641</vt:i4>
      </vt:variant>
      <vt:variant>
        <vt:i4>27</vt:i4>
      </vt:variant>
      <vt:variant>
        <vt:i4>0</vt:i4>
      </vt:variant>
      <vt:variant>
        <vt:i4>5</vt:i4>
      </vt:variant>
      <vt:variant>
        <vt:lpwstr>https://www-ncbi-nlm-nih-gov.offcampus.dam.unito.it/pubmed/?term=al khaja ka%5bauthor%5d&amp;cauthor=true&amp;cauthor_uid=24384846</vt:lpwstr>
      </vt:variant>
      <vt:variant>
        <vt:lpwstr/>
      </vt:variant>
      <vt:variant>
        <vt:i4>1376295</vt:i4>
      </vt:variant>
      <vt:variant>
        <vt:i4>24</vt:i4>
      </vt:variant>
      <vt:variant>
        <vt:i4>0</vt:i4>
      </vt:variant>
      <vt:variant>
        <vt:i4>5</vt:i4>
      </vt:variant>
      <vt:variant>
        <vt:lpwstr>https://www.ncbi.nlm.nih.gov/pubmed/?term=schaefer f%5bauthor%5d&amp;cauthor=true&amp;cauthor_uid=20160654</vt:lpwstr>
      </vt:variant>
      <vt:variant>
        <vt:lpwstr/>
      </vt:variant>
      <vt:variant>
        <vt:i4>7405639</vt:i4>
      </vt:variant>
      <vt:variant>
        <vt:i4>21</vt:i4>
      </vt:variant>
      <vt:variant>
        <vt:i4>0</vt:i4>
      </vt:variant>
      <vt:variant>
        <vt:i4>5</vt:i4>
      </vt:variant>
      <vt:variant>
        <vt:lpwstr>https://www.ncbi.nlm.nih.gov/pubmed/?term=national high blood pressure education program working group on high blood pressure in children and adolescents%5bcorporate author%5d</vt:lpwstr>
      </vt:variant>
      <vt:variant>
        <vt:lpwstr/>
      </vt:variant>
      <vt:variant>
        <vt:i4>7667811</vt:i4>
      </vt:variant>
      <vt:variant>
        <vt:i4>18</vt:i4>
      </vt:variant>
      <vt:variant>
        <vt:i4>0</vt:i4>
      </vt:variant>
      <vt:variant>
        <vt:i4>5</vt:i4>
      </vt:variant>
      <vt:variant>
        <vt:lpwstr>https://www.ncbi.nlm.nih.gov/pubmed/?term=stephens+mm%2c+fox+ba%2c+maxwell+l.+therapeutic+options+for+the+treatment+of+hypertension+in+children+and+adolescents.+clin+med+insights+circ+respir+pulm+med.+2012%3b6%3a13%e2%80%9325.</vt:lpwstr>
      </vt:variant>
      <vt:variant>
        <vt:lpwstr/>
      </vt:variant>
      <vt:variant>
        <vt:i4>7798870</vt:i4>
      </vt:variant>
      <vt:variant>
        <vt:i4>15</vt:i4>
      </vt:variant>
      <vt:variant>
        <vt:i4>0</vt:i4>
      </vt:variant>
      <vt:variant>
        <vt:i4>5</vt:i4>
      </vt:variant>
      <vt:variant>
        <vt:lpwstr>https://www.ncbi.nlm.nih.gov/pubmed/?term=juhola j%5bauthor%5d&amp;cauthor=true&amp;cauthor_uid=23780579</vt:lpwstr>
      </vt:variant>
      <vt:variant>
        <vt:lpwstr/>
      </vt:variant>
      <vt:variant>
        <vt:i4>8061017</vt:i4>
      </vt:variant>
      <vt:variant>
        <vt:i4>12</vt:i4>
      </vt:variant>
      <vt:variant>
        <vt:i4>0</vt:i4>
      </vt:variant>
      <vt:variant>
        <vt:i4>5</vt:i4>
      </vt:variant>
      <vt:variant>
        <vt:lpwstr>https://www.ncbi.nlm.nih.gov/pubmed/?term=juhola j%5bauthor%5d&amp;cauthor=true&amp;cauthor_uid=22718800</vt:lpwstr>
      </vt:variant>
      <vt:variant>
        <vt:lpwstr/>
      </vt:variant>
      <vt:variant>
        <vt:i4>5177448</vt:i4>
      </vt:variant>
      <vt:variant>
        <vt:i4>9</vt:i4>
      </vt:variant>
      <vt:variant>
        <vt:i4>0</vt:i4>
      </vt:variant>
      <vt:variant>
        <vt:i4>5</vt:i4>
      </vt:variant>
      <vt:variant>
        <vt:lpwstr>https://www.ncbi.nlm.nih.gov/pubmed/?term=vik kl%5bauthor%5d&amp;cauthor=true&amp;cauthor_uid=23661719</vt:lpwstr>
      </vt:variant>
      <vt:variant>
        <vt:lpwstr/>
      </vt:variant>
      <vt:variant>
        <vt:i4>6291528</vt:i4>
      </vt:variant>
      <vt:variant>
        <vt:i4>6</vt:i4>
      </vt:variant>
      <vt:variant>
        <vt:i4>0</vt:i4>
      </vt:variant>
      <vt:variant>
        <vt:i4>5</vt:i4>
      </vt:variant>
      <vt:variant>
        <vt:lpwstr>https://www.ncbi.nlm.nih.gov/pubmed/?term=tirosh a%5bauthor%5d&amp;cauthor=true&amp;cauthor_uid=20547973</vt:lpwstr>
      </vt:variant>
      <vt:variant>
        <vt:lpwstr/>
      </vt:variant>
      <vt:variant>
        <vt:i4>4980852</vt:i4>
      </vt:variant>
      <vt:variant>
        <vt:i4>3</vt:i4>
      </vt:variant>
      <vt:variant>
        <vt:i4>0</vt:i4>
      </vt:variant>
      <vt:variant>
        <vt:i4>5</vt:i4>
      </vt:variant>
      <vt:variant>
        <vt:lpwstr>https://www.ncbi.nlm.nih.gov/pubmed/?term=toschke am%5bauthor%5d&amp;cauthor=true&amp;cauthor_uid=19839954</vt:lpwstr>
      </vt:variant>
      <vt:variant>
        <vt:lpwstr/>
      </vt:variant>
      <vt:variant>
        <vt:i4>3080257</vt:i4>
      </vt:variant>
      <vt:variant>
        <vt:i4>0</vt:i4>
      </vt:variant>
      <vt:variant>
        <vt:i4>0</vt:i4>
      </vt:variant>
      <vt:variant>
        <vt:i4>5</vt:i4>
      </vt:variant>
      <vt:variant>
        <vt:lpwstr>mailto:fabrizio.dascenzo@gmail.com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 Urol</dc:title>
  <dc:subject/>
  <dc:creator>sergio</dc:creator>
  <cp:keywords/>
  <dc:description/>
  <cp:lastModifiedBy>Jacopo Burrello</cp:lastModifiedBy>
  <cp:revision>261</cp:revision>
  <cp:lastPrinted>2019-03-26T16:02:00Z</cp:lastPrinted>
  <dcterms:created xsi:type="dcterms:W3CDTF">2020-01-05T17:45:00Z</dcterms:created>
  <dcterms:modified xsi:type="dcterms:W3CDTF">2020-09-08T13:11:00Z</dcterms:modified>
</cp:coreProperties>
</file>